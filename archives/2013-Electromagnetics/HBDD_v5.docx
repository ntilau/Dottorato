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AF4" w:rsidRPr="00A4583F" w:rsidRDefault="006D2AF4" w:rsidP="00726609">
      <w:pPr>
        <w:rPr>
          <w:b/>
          <w:sz w:val="32"/>
          <w:szCs w:val="32"/>
          <w:lang w:eastAsia="it-IT"/>
        </w:rPr>
      </w:pPr>
      <w:r w:rsidRPr="00A4583F">
        <w:rPr>
          <w:b/>
          <w:sz w:val="32"/>
          <w:szCs w:val="32"/>
          <w:lang w:eastAsia="it-IT"/>
        </w:rPr>
        <w:t>Harmonic Balance Domain Decomposition Finite Element</w:t>
      </w:r>
      <w:r w:rsidR="000C4DFE">
        <w:rPr>
          <w:b/>
          <w:sz w:val="32"/>
          <w:szCs w:val="32"/>
          <w:lang w:eastAsia="it-IT"/>
        </w:rPr>
        <w:t>s</w:t>
      </w:r>
      <w:r w:rsidRPr="00A4583F">
        <w:rPr>
          <w:b/>
          <w:sz w:val="32"/>
          <w:szCs w:val="32"/>
          <w:lang w:eastAsia="it-IT"/>
        </w:rPr>
        <w:t xml:space="preserve"> for Nonlinear Passive Microwave Devices Analysis</w:t>
      </w:r>
    </w:p>
    <w:p w:rsidR="006D2AF4" w:rsidRDefault="006D2AF4" w:rsidP="00726609"/>
    <w:p w:rsidR="006D2AF4" w:rsidRDefault="006D2AF4" w:rsidP="00726609"/>
    <w:p w:rsidR="00DE6159" w:rsidRDefault="00DE6159" w:rsidP="00726609"/>
    <w:p w:rsidR="006D2AF4" w:rsidRPr="00265AEA" w:rsidRDefault="00AF3870" w:rsidP="00726609">
      <w:pPr>
        <w:rPr>
          <w:rFonts w:ascii="Times-Italic" w:hAnsi="Times-Italic" w:cs="Times-Italic"/>
          <w:i/>
          <w:iCs/>
          <w:lang w:val="it-IT"/>
        </w:rPr>
      </w:pPr>
      <w:r w:rsidRPr="00AF3870">
        <w:rPr>
          <w:lang w:val="it-IT"/>
        </w:rPr>
        <w:t>L. NTIBARIKURE</w:t>
      </w:r>
      <w:r w:rsidRPr="00AF3870">
        <w:rPr>
          <w:vertAlign w:val="superscript"/>
          <w:lang w:val="it-IT"/>
        </w:rPr>
        <w:t>1</w:t>
      </w:r>
      <w:r w:rsidRPr="00AF3870">
        <w:rPr>
          <w:rFonts w:ascii="Times-Italic" w:hAnsi="Times-Italic" w:cs="Times-Italic"/>
          <w:i/>
          <w:iCs/>
          <w:lang w:val="it-IT"/>
        </w:rPr>
        <w:t xml:space="preserve">, </w:t>
      </w:r>
      <w:r w:rsidRPr="00AF3870">
        <w:rPr>
          <w:lang w:val="it-IT"/>
        </w:rPr>
        <w:t>G. PELOSI</w:t>
      </w:r>
      <w:r w:rsidRPr="00AF3870">
        <w:rPr>
          <w:vertAlign w:val="superscript"/>
          <w:lang w:val="it-IT"/>
        </w:rPr>
        <w:t>1</w:t>
      </w:r>
      <w:r w:rsidRPr="00AF3870">
        <w:rPr>
          <w:rFonts w:ascii="Times-Italic" w:hAnsi="Times-Italic" w:cs="Times-Italic"/>
          <w:i/>
          <w:iCs/>
          <w:lang w:val="it-IT"/>
        </w:rPr>
        <w:t xml:space="preserve">, </w:t>
      </w:r>
      <w:r w:rsidRPr="00AF3870">
        <w:rPr>
          <w:lang w:val="it-IT"/>
        </w:rPr>
        <w:t>S. SELLERI</w:t>
      </w:r>
      <w:r w:rsidRPr="00AF3870">
        <w:rPr>
          <w:vertAlign w:val="superscript"/>
          <w:lang w:val="it-IT"/>
        </w:rPr>
        <w:t>1</w:t>
      </w:r>
    </w:p>
    <w:p w:rsidR="006D2AF4" w:rsidRPr="00265AEA" w:rsidRDefault="006D2AF4" w:rsidP="00726609">
      <w:pPr>
        <w:rPr>
          <w:lang w:val="it-IT"/>
        </w:rPr>
      </w:pPr>
    </w:p>
    <w:p w:rsidR="006D2AF4" w:rsidRPr="006D2AF4" w:rsidRDefault="006D2AF4" w:rsidP="00726609">
      <w:r w:rsidRPr="006D2AF4">
        <w:rPr>
          <w:vertAlign w:val="superscript"/>
        </w:rPr>
        <w:t>1</w:t>
      </w:r>
      <w:r w:rsidRPr="006D2AF4">
        <w:t xml:space="preserve"> Department of Information </w:t>
      </w:r>
      <w:proofErr w:type="gramStart"/>
      <w:r w:rsidRPr="006D2AF4">
        <w:t>Engineering ,</w:t>
      </w:r>
      <w:proofErr w:type="gramEnd"/>
      <w:r w:rsidRPr="006D2AF4">
        <w:t xml:space="preserve"> University of Florence, Florence I-50139, Italy </w:t>
      </w:r>
    </w:p>
    <w:p w:rsidR="006D2AF4" w:rsidRPr="00210F17" w:rsidRDefault="006D2AF4" w:rsidP="00726609">
      <w:pPr>
        <w:rPr>
          <w:lang w:val="it-IT"/>
        </w:rPr>
      </w:pPr>
      <w:r w:rsidRPr="00210F17">
        <w:rPr>
          <w:lang w:val="it-IT"/>
        </w:rPr>
        <w:t>(</w:t>
      </w:r>
      <w:proofErr w:type="gramStart"/>
      <w:r w:rsidRPr="00210F17">
        <w:rPr>
          <w:lang w:val="it-IT"/>
        </w:rPr>
        <w:t>e-mail</w:t>
      </w:r>
      <w:proofErr w:type="gramEnd"/>
      <w:r w:rsidRPr="00210F17">
        <w:rPr>
          <w:lang w:val="it-IT"/>
        </w:rPr>
        <w:t>: laurent.ntibarikure@unifi.it; giuseppe.pelosi@unifi.it; stefano.selleri@unifi.it).</w:t>
      </w:r>
    </w:p>
    <w:p w:rsidR="006D2AF4" w:rsidRPr="00210F17" w:rsidRDefault="006D2AF4" w:rsidP="00726609">
      <w:pPr>
        <w:rPr>
          <w:lang w:val="it-IT"/>
        </w:rPr>
      </w:pPr>
    </w:p>
    <w:p w:rsidR="00DE6159" w:rsidRPr="00210F17" w:rsidRDefault="00DE6159" w:rsidP="00726609">
      <w:pPr>
        <w:rPr>
          <w:lang w:val="it-IT"/>
        </w:rPr>
      </w:pPr>
    </w:p>
    <w:p w:rsidR="006D2AF4" w:rsidRPr="00DE6159" w:rsidRDefault="000D1202" w:rsidP="00726609">
      <w:pPr>
        <w:rPr>
          <w:rFonts w:ascii="Times-Bold" w:hAnsi="Times-Bold" w:cs="Times-Bold"/>
        </w:rPr>
      </w:pPr>
      <w:r w:rsidRPr="00D774DE">
        <w:rPr>
          <w:rFonts w:ascii="Times-Italic" w:hAnsi="Times-Italic" w:cs="Times-Italic"/>
          <w:b/>
          <w:iCs/>
          <w:lang w:val="it-IT"/>
        </w:rPr>
        <w:t xml:space="preserve"> </w:t>
      </w:r>
      <w:r w:rsidR="006D2AF4" w:rsidRPr="00DE6159">
        <w:rPr>
          <w:b/>
          <w:iCs/>
        </w:rPr>
        <w:t>Abstract</w:t>
      </w:r>
      <w:r w:rsidR="00DE6159" w:rsidRPr="00DE6159">
        <w:rPr>
          <w:iCs/>
        </w:rPr>
        <w:t xml:space="preserve"> </w:t>
      </w:r>
      <w:r w:rsidR="006D2AF4" w:rsidRPr="00DE6159">
        <w:rPr>
          <w:iCs/>
        </w:rPr>
        <w:t>—</w:t>
      </w:r>
      <w:r w:rsidR="00DE6159" w:rsidRPr="00DE6159">
        <w:rPr>
          <w:iCs/>
        </w:rPr>
        <w:t xml:space="preserve"> </w:t>
      </w:r>
      <w:r w:rsidR="000C4DFE">
        <w:rPr>
          <w:rFonts w:ascii="Times-Bold" w:hAnsi="Times-Bold" w:cs="Times-Bold"/>
        </w:rPr>
        <w:t>Full-</w:t>
      </w:r>
      <w:r w:rsidR="00DE6159">
        <w:rPr>
          <w:rFonts w:ascii="Times-Bold" w:hAnsi="Times-Bold" w:cs="Times-Bold"/>
        </w:rPr>
        <w:t>wave analysis of the</w:t>
      </w:r>
      <w:ins w:id="0" w:author="Laurent" w:date="2013-10-16T23:28:00Z">
        <w:r w:rsidR="00B50A0F">
          <w:rPr>
            <w:rFonts w:ascii="Times-Bold" w:hAnsi="Times-Bold" w:cs="Times-Bold"/>
          </w:rPr>
          <w:t xml:space="preserve"> </w:t>
        </w:r>
      </w:ins>
      <w:del w:id="1" w:author="Laurent" w:date="2013-10-16T23:28:00Z">
        <w:r w:rsidR="00DE6159" w:rsidDel="00B50A0F">
          <w:rPr>
            <w:rFonts w:ascii="Times-Bold" w:hAnsi="Times-Bold" w:cs="Times-Bold"/>
          </w:rPr>
          <w:delText xml:space="preserve"> </w:delText>
        </w:r>
        <w:r w:rsidR="006D2AF4" w:rsidRPr="00DE6159" w:rsidDel="00B50A0F">
          <w:rPr>
            <w:rFonts w:ascii="Times-Bold" w:hAnsi="Times-Bold" w:cs="Times-Bold"/>
          </w:rPr>
          <w:delText xml:space="preserve"> </w:delText>
        </w:r>
      </w:del>
      <w:r w:rsidR="006D2AF4" w:rsidRPr="00DE6159">
        <w:rPr>
          <w:rFonts w:ascii="Times-Bold" w:hAnsi="Times-Bold" w:cs="Times-Bold"/>
        </w:rPr>
        <w:t xml:space="preserve">time-harmonic field originated in waveguide </w:t>
      </w:r>
      <w:r w:rsidR="00DE6159">
        <w:rPr>
          <w:rFonts w:ascii="Times-Bold" w:hAnsi="Times-Bold" w:cs="Times-Bold"/>
        </w:rPr>
        <w:t>devices</w:t>
      </w:r>
      <w:r w:rsidR="006D2AF4" w:rsidRPr="00DE6159">
        <w:rPr>
          <w:rFonts w:ascii="Times-Bold" w:hAnsi="Times-Bold" w:cs="Times-Bold"/>
        </w:rPr>
        <w:t xml:space="preserve"> containing nonlinear </w:t>
      </w:r>
      <w:r w:rsidR="00DE6159">
        <w:rPr>
          <w:rFonts w:ascii="Times-Bold" w:hAnsi="Times-Bold" w:cs="Times-Bold"/>
        </w:rPr>
        <w:t xml:space="preserve">materials, possibly anisotropic, </w:t>
      </w:r>
      <w:proofErr w:type="gramStart"/>
      <w:r w:rsidR="006D2AF4" w:rsidRPr="00DE6159">
        <w:rPr>
          <w:rFonts w:ascii="Times-Bold" w:hAnsi="Times-Bold" w:cs="Times-Bold"/>
        </w:rPr>
        <w:t>is addressed</w:t>
      </w:r>
      <w:proofErr w:type="gramEnd"/>
      <w:r w:rsidR="00DE6159">
        <w:rPr>
          <w:rFonts w:ascii="Times-Bold" w:hAnsi="Times-Bold" w:cs="Times-Bold"/>
        </w:rPr>
        <w:t>.</w:t>
      </w:r>
      <w:r w:rsidR="006D2AF4" w:rsidRPr="00DE6159">
        <w:rPr>
          <w:rFonts w:ascii="Times-Bold" w:hAnsi="Times-Bold" w:cs="Times-Bold"/>
        </w:rPr>
        <w:t xml:space="preserve"> </w:t>
      </w:r>
      <w:r w:rsidR="00DE6159">
        <w:rPr>
          <w:rFonts w:ascii="Times-Bold" w:hAnsi="Times-Bold" w:cs="Times-Bold"/>
        </w:rPr>
        <w:t>The approach combines finite elements and harmonic balance handling</w:t>
      </w:r>
      <w:r w:rsidR="006D2AF4" w:rsidRPr="00DE6159">
        <w:rPr>
          <w:rFonts w:ascii="Times-Bold" w:hAnsi="Times-Bold" w:cs="Times-Bold"/>
        </w:rPr>
        <w:t xml:space="preserve"> the nonlinear</w:t>
      </w:r>
      <w:r w:rsidR="00DE6159">
        <w:rPr>
          <w:rFonts w:ascii="Times-Bold" w:hAnsi="Times-Bold" w:cs="Times-Bold"/>
        </w:rPr>
        <w:t>ity</w:t>
      </w:r>
      <w:r w:rsidR="006D2AF4" w:rsidRPr="00DE6159">
        <w:rPr>
          <w:rFonts w:ascii="Times-Bold" w:hAnsi="Times-Bold" w:cs="Times-Bold"/>
        </w:rPr>
        <w:t xml:space="preserve"> </w:t>
      </w:r>
      <w:del w:id="2" w:author="Laurent" w:date="2013-10-16T23:28:00Z">
        <w:r w:rsidR="006D2AF4" w:rsidRPr="00DE6159" w:rsidDel="00B50A0F">
          <w:rPr>
            <w:rFonts w:ascii="Times-Bold" w:hAnsi="Times-Bold" w:cs="Times-Bold"/>
          </w:rPr>
          <w:delText>either via Picard or relaxed</w:delText>
        </w:r>
      </w:del>
      <w:ins w:id="3" w:author="Laurent" w:date="2013-10-16T23:28:00Z">
        <w:r w:rsidR="00B50A0F" w:rsidRPr="00DE6159">
          <w:rPr>
            <w:rFonts w:ascii="Times-Bold" w:hAnsi="Times-Bold" w:cs="Times-Bold"/>
          </w:rPr>
          <w:t>via either Picard or relaxed</w:t>
        </w:r>
      </w:ins>
      <w:r w:rsidR="006D2AF4" w:rsidRPr="00DE6159">
        <w:rPr>
          <w:rFonts w:ascii="Times-Bold" w:hAnsi="Times-Bold" w:cs="Times-Bold"/>
        </w:rPr>
        <w:t xml:space="preserve"> iterations. </w:t>
      </w:r>
      <w:r w:rsidR="000C4DFE">
        <w:rPr>
          <w:rFonts w:ascii="Times-Bold" w:hAnsi="Times-Bold" w:cs="Times-Bold"/>
        </w:rPr>
        <w:t>To speed-</w:t>
      </w:r>
      <w:r w:rsidR="00DE6159">
        <w:rPr>
          <w:rFonts w:ascii="Times-Bold" w:hAnsi="Times-Bold" w:cs="Times-Bold"/>
        </w:rPr>
        <w:t xml:space="preserve">up </w:t>
      </w:r>
      <w:r w:rsidR="000C4DFE">
        <w:rPr>
          <w:rFonts w:ascii="Times-Bold" w:hAnsi="Times-Bold" w:cs="Times-Bold"/>
        </w:rPr>
        <w:t xml:space="preserve">the </w:t>
      </w:r>
      <w:r w:rsidR="00DE6159">
        <w:rPr>
          <w:rFonts w:ascii="Times-Bold" w:hAnsi="Times-Bold" w:cs="Times-Bold"/>
        </w:rPr>
        <w:t>computation</w:t>
      </w:r>
      <w:r w:rsidR="00983B29">
        <w:rPr>
          <w:rFonts w:ascii="Times-Bold" w:hAnsi="Times-Bold" w:cs="Times-Bold"/>
        </w:rPr>
        <w:t>,</w:t>
      </w:r>
      <w:r w:rsidR="006D2AF4" w:rsidRPr="00DE6159">
        <w:rPr>
          <w:rFonts w:ascii="Times-Bold" w:hAnsi="Times-Bold" w:cs="Times-Bold"/>
        </w:rPr>
        <w:t xml:space="preserve"> domain decomposition </w:t>
      </w:r>
      <w:proofErr w:type="gramStart"/>
      <w:r w:rsidR="006D2AF4" w:rsidRPr="00DE6159">
        <w:rPr>
          <w:rFonts w:ascii="Times-Bold" w:hAnsi="Times-Bold" w:cs="Times-Bold"/>
        </w:rPr>
        <w:t xml:space="preserve">is </w:t>
      </w:r>
      <w:r w:rsidR="00983B29">
        <w:rPr>
          <w:rFonts w:ascii="Times-Bold" w:hAnsi="Times-Bold" w:cs="Times-Bold"/>
        </w:rPr>
        <w:t>exploited</w:t>
      </w:r>
      <w:proofErr w:type="gramEnd"/>
      <w:r w:rsidR="00983B29">
        <w:rPr>
          <w:rFonts w:ascii="Times-Bold" w:hAnsi="Times-Bold" w:cs="Times-Bold"/>
        </w:rPr>
        <w:t xml:space="preserve"> </w:t>
      </w:r>
      <w:del w:id="4" w:author="Laurent" w:date="2013-10-16T23:28:00Z">
        <w:r w:rsidR="00983B29" w:rsidDel="00B50A0F">
          <w:rPr>
            <w:rFonts w:ascii="Times-Bold" w:hAnsi="Times-Bold" w:cs="Times-Bold"/>
          </w:rPr>
          <w:delText>so as to</w:delText>
        </w:r>
      </w:del>
      <w:ins w:id="5" w:author="Laurent" w:date="2013-10-16T23:28:00Z">
        <w:r w:rsidR="00B50A0F">
          <w:rPr>
            <w:rFonts w:ascii="Times-Bold" w:hAnsi="Times-Bold" w:cs="Times-Bold"/>
          </w:rPr>
          <w:t>to</w:t>
        </w:r>
      </w:ins>
      <w:r w:rsidR="00983B29">
        <w:rPr>
          <w:rFonts w:ascii="Times-Bold" w:hAnsi="Times-Bold" w:cs="Times-Bold"/>
        </w:rPr>
        <w:t xml:space="preserve"> </w:t>
      </w:r>
      <w:r w:rsidR="006D2AF4" w:rsidRPr="00DE6159">
        <w:rPr>
          <w:rFonts w:ascii="Times-Bold" w:hAnsi="Times-Bold" w:cs="Times-Bold"/>
        </w:rPr>
        <w:t xml:space="preserve">restrict the iteration to a small subdomain. </w:t>
      </w:r>
    </w:p>
    <w:p w:rsidR="006D2AF4" w:rsidRPr="00DE6159" w:rsidRDefault="006D2AF4" w:rsidP="00726609"/>
    <w:p w:rsidR="006D2AF4" w:rsidRDefault="002577F3" w:rsidP="00726609">
      <w:r>
        <w:rPr>
          <w:rFonts w:ascii="Times-BoldItalic" w:hAnsi="Times-BoldItalic" w:cs="Times-BoldItalic"/>
          <w:b/>
          <w:i/>
          <w:iCs/>
        </w:rPr>
        <w:t xml:space="preserve">Keywords </w:t>
      </w:r>
      <w:r w:rsidR="006D2AF4" w:rsidRPr="00DE6159">
        <w:rPr>
          <w:rFonts w:ascii="Times-BoldItalic" w:hAnsi="Times-BoldItalic" w:cs="Times-BoldItalic"/>
          <w:b/>
          <w:i/>
          <w:iCs/>
        </w:rPr>
        <w:t>—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r w:rsidR="006D2AF4" w:rsidRPr="002577F3">
        <w:t>Domain decomposition method, finite element</w:t>
      </w:r>
      <w:r w:rsidRPr="002577F3">
        <w:t xml:space="preserve"> </w:t>
      </w:r>
      <w:r w:rsidR="006D2AF4" w:rsidRPr="002577F3">
        <w:t>methods, harmonic analysis, nonlinear media, waveguide filters.</w:t>
      </w:r>
    </w:p>
    <w:p w:rsidR="00572690" w:rsidRDefault="00572690" w:rsidP="00726609"/>
    <w:p w:rsidR="002577F3" w:rsidRDefault="00572690" w:rsidP="00726609">
      <w:pPr>
        <w:rPr>
          <w:b/>
        </w:rPr>
      </w:pPr>
      <w:r w:rsidRPr="00572690">
        <w:rPr>
          <w:b/>
          <w:i/>
        </w:rPr>
        <w:t>Running title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proofErr w:type="gramStart"/>
      <w:r w:rsidRPr="00DE6159">
        <w:rPr>
          <w:rFonts w:ascii="Times-BoldItalic" w:hAnsi="Times-BoldItalic" w:cs="Times-BoldItalic"/>
          <w:b/>
          <w:i/>
          <w:iCs/>
        </w:rPr>
        <w:t>—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r w:rsidRPr="00572690">
        <w:t xml:space="preserve"> HB</w:t>
      </w:r>
      <w:proofErr w:type="gramEnd"/>
      <w:r>
        <w:t>-</w:t>
      </w:r>
      <w:r w:rsidRPr="00572690">
        <w:t>DD</w:t>
      </w:r>
      <w:r>
        <w:t>-</w:t>
      </w:r>
      <w:r w:rsidRPr="00572690">
        <w:t>FE for Nonlinear Passive Devices Analysis</w:t>
      </w:r>
    </w:p>
    <w:p w:rsidR="00572690" w:rsidRPr="00DE6159" w:rsidRDefault="00572690" w:rsidP="00726609"/>
    <w:p w:rsidR="006D2AF4" w:rsidRPr="0059447C" w:rsidRDefault="00572690" w:rsidP="00726609">
      <w:pPr>
        <w:rPr>
          <w:b/>
        </w:rPr>
      </w:pPr>
      <w:r w:rsidRPr="0059447C">
        <w:rPr>
          <w:b/>
        </w:rPr>
        <w:t>1</w:t>
      </w:r>
      <w:r w:rsidR="006D2AF4" w:rsidRPr="0059447C">
        <w:rPr>
          <w:b/>
        </w:rPr>
        <w:t>. INTRODUCTION</w:t>
      </w:r>
    </w:p>
    <w:p w:rsidR="008452E7" w:rsidRPr="008452E7" w:rsidRDefault="009E639E" w:rsidP="00726609">
      <w:r w:rsidRPr="009E639E">
        <w:t xml:space="preserve">Full-wave electromagnetic analysis of passive linear microwave devices </w:t>
      </w:r>
      <w:proofErr w:type="gramStart"/>
      <w:r>
        <w:t>can be performed</w:t>
      </w:r>
      <w:proofErr w:type="gramEnd"/>
      <w:r>
        <w:t xml:space="preserve"> via several</w:t>
      </w:r>
      <w:r w:rsidRPr="009E639E">
        <w:t xml:space="preserve"> </w:t>
      </w:r>
      <w:del w:id="6" w:author="Laurent" w:date="2013-10-16T23:28:00Z">
        <w:r w:rsidRPr="009E639E" w:rsidDel="00B50A0F">
          <w:delText>well established</w:delText>
        </w:r>
      </w:del>
      <w:ins w:id="7" w:author="Laurent" w:date="2013-10-16T23:28:00Z">
        <w:r w:rsidR="00B50A0F" w:rsidRPr="009E639E">
          <w:t>well-established</w:t>
        </w:r>
      </w:ins>
      <w:r w:rsidRPr="009E639E">
        <w:t xml:space="preserve"> </w:t>
      </w:r>
      <w:r>
        <w:t>numerical methods. M</w:t>
      </w:r>
      <w:r w:rsidR="000C4DFE">
        <w:t xml:space="preserve">ore complex devices, </w:t>
      </w:r>
      <w:proofErr w:type="gramStart"/>
      <w:r w:rsidR="000C4DFE">
        <w:t>like</w:t>
      </w:r>
      <w:proofErr w:type="gramEnd"/>
      <w:r w:rsidR="000C4DFE">
        <w:t xml:space="preserve"> for ex</w:t>
      </w:r>
      <w:r>
        <w:t>ample thos</w:t>
      </w:r>
      <w:r w:rsidR="000C4DFE">
        <w:t>e</w:t>
      </w:r>
      <w:r>
        <w:t xml:space="preserve"> containing </w:t>
      </w:r>
      <w:r w:rsidR="00067EB8">
        <w:t>nonlinear</w:t>
      </w:r>
      <w:r>
        <w:t>, possibly anisotropic, materials are on the other hand matter of active research. Within the broad subdivision among time</w:t>
      </w:r>
      <w:r w:rsidR="008452E7">
        <w:t>-</w:t>
      </w:r>
      <w:r>
        <w:t>domain and frequency</w:t>
      </w:r>
      <w:r w:rsidR="008452E7">
        <w:t>-</w:t>
      </w:r>
      <w:r>
        <w:t xml:space="preserve">domain methods, the former </w:t>
      </w:r>
      <w:r w:rsidR="008452E7">
        <w:t xml:space="preserve">can handle nonlinearities straightforwardly, while </w:t>
      </w:r>
      <w:r w:rsidR="008452E7" w:rsidRPr="008452E7">
        <w:t>the second require a more complex multi-harmonic formulation. Yet</w:t>
      </w:r>
      <w:r w:rsidR="000C4DFE">
        <w:t>,</w:t>
      </w:r>
      <w:r w:rsidR="008452E7" w:rsidRPr="008452E7">
        <w:t xml:space="preserve"> it </w:t>
      </w:r>
      <w:proofErr w:type="gramStart"/>
      <w:r w:rsidR="008452E7" w:rsidRPr="008452E7">
        <w:t xml:space="preserve">has been </w:t>
      </w:r>
      <w:r w:rsidR="008452E7" w:rsidRPr="008452E7">
        <w:lastRenderedPageBreak/>
        <w:t>proven</w:t>
      </w:r>
      <w:proofErr w:type="gramEnd"/>
      <w:r w:rsidR="008452E7" w:rsidRPr="008452E7">
        <w:t xml:space="preserve"> that time-domain </w:t>
      </w:r>
      <w:r w:rsidR="006D2AF4" w:rsidRPr="008452E7">
        <w:t>analysis of waveguide devices including</w:t>
      </w:r>
      <w:r w:rsidR="008452E7" w:rsidRPr="008452E7">
        <w:t xml:space="preserve"> </w:t>
      </w:r>
      <w:del w:id="8" w:author="Laurent" w:date="2013-10-16T23:29:00Z">
        <w:r w:rsidR="006D2AF4" w:rsidRPr="008452E7" w:rsidDel="00B50A0F">
          <w:delText xml:space="preserve">nonlinear </w:delText>
        </w:r>
        <w:r w:rsidR="008F1D49" w:rsidDel="00B50A0F">
          <w:delText xml:space="preserve"> materials</w:delText>
        </w:r>
      </w:del>
      <w:ins w:id="9" w:author="Laurent" w:date="2013-10-16T23:29:00Z">
        <w:r w:rsidR="00B50A0F" w:rsidRPr="008452E7">
          <w:t xml:space="preserve">nonlinear </w:t>
        </w:r>
        <w:r w:rsidR="00B50A0F">
          <w:t>materials</w:t>
        </w:r>
      </w:ins>
      <w:r w:rsidR="004333EF">
        <w:t xml:space="preserve"> </w:t>
      </w:r>
      <w:r w:rsidR="006D2AF4" w:rsidRPr="008452E7">
        <w:t>often results to be computationally</w:t>
      </w:r>
      <w:r w:rsidR="008452E7" w:rsidRPr="008452E7">
        <w:t xml:space="preserve"> </w:t>
      </w:r>
      <w:del w:id="10" w:author="Laurent" w:date="2013-10-16T23:29:00Z">
        <w:r w:rsidR="00C903C8" w:rsidDel="00B50A0F">
          <w:delText xml:space="preserve">prohibitive </w:delText>
        </w:r>
        <w:r w:rsidR="006D2AF4" w:rsidRPr="008452E7" w:rsidDel="00B50A0F">
          <w:delText xml:space="preserve"> </w:delText>
        </w:r>
        <w:r w:rsidR="00D63251" w:rsidDel="00B50A0F">
          <w:delText>(</w:delText>
        </w:r>
      </w:del>
      <w:ins w:id="11" w:author="Laurent" w:date="2013-10-16T23:29:00Z">
        <w:r w:rsidR="00B50A0F">
          <w:t xml:space="preserve">prohibitive </w:t>
        </w:r>
        <w:r w:rsidR="00B50A0F" w:rsidRPr="008452E7">
          <w:t>(</w:t>
        </w:r>
      </w:ins>
      <w:ins w:id="12" w:author="Laurent" w:date="2013-10-16T23:50:00Z">
        <w:r w:rsidR="002B7A58" w:rsidRPr="006A0A87">
          <w:t xml:space="preserve">De </w:t>
        </w:r>
        <w:proofErr w:type="spellStart"/>
        <w:r w:rsidR="002B7A58" w:rsidRPr="006A0A87">
          <w:t>Gersem</w:t>
        </w:r>
        <w:proofErr w:type="spellEnd"/>
        <w:r w:rsidR="002B7A58">
          <w:t xml:space="preserve"> et al. 2001</w:t>
        </w:r>
      </w:ins>
      <w:del w:id="13" w:author="Laurent" w:date="2013-10-16T23:50:00Z">
        <w:r w:rsidR="00D63251" w:rsidDel="002B7A58">
          <w:delText>Caudle et al. 2012</w:delText>
        </w:r>
      </w:del>
      <w:r w:rsidR="00D63251">
        <w:t>)</w:t>
      </w:r>
    </w:p>
    <w:p w:rsidR="00B044B1" w:rsidRDefault="00C903C8" w:rsidP="00726609">
      <w:r w:rsidRPr="00C903C8">
        <w:t xml:space="preserve">As </w:t>
      </w:r>
      <w:r w:rsidR="008F1D49" w:rsidRPr="00C903C8">
        <w:t>already</w:t>
      </w:r>
      <w:r w:rsidRPr="00C903C8">
        <w:t xml:space="preserve"> mentioned, a steady state frequency-domain simulation requi</w:t>
      </w:r>
      <w:r>
        <w:t>r</w:t>
      </w:r>
      <w:r w:rsidRPr="00C903C8">
        <w:t xml:space="preserve">es </w:t>
      </w:r>
      <w:r>
        <w:t xml:space="preserve">to take into account several harmonics at the same time to model all relevant phenomena. </w:t>
      </w:r>
      <w:r w:rsidR="008F1D49">
        <w:t>If</w:t>
      </w:r>
      <w:r>
        <w:t xml:space="preserve"> the frequency domain finite element method is used, then a harmonic balance finite element (HB-FE) technique (Yamada et al., 1989) or </w:t>
      </w:r>
      <w:proofErr w:type="spellStart"/>
      <w:r>
        <w:t>multiharmonic</w:t>
      </w:r>
      <w:proofErr w:type="spellEnd"/>
      <w:r>
        <w:t xml:space="preserve"> finite element method (</w:t>
      </w:r>
      <w:r w:rsidR="008C422B" w:rsidRPr="00C903C8">
        <w:t xml:space="preserve">Copeland </w:t>
      </w:r>
      <w:r w:rsidR="008C422B">
        <w:t xml:space="preserve">&amp; </w:t>
      </w:r>
      <w:r w:rsidR="008C422B" w:rsidRPr="00C903C8">
        <w:t xml:space="preserve">Langer, </w:t>
      </w:r>
      <w:r w:rsidR="008C422B">
        <w:t>2010</w:t>
      </w:r>
      <w:r>
        <w:t>)</w:t>
      </w:r>
      <w:r w:rsidR="00067EB8">
        <w:t xml:space="preserve"> </w:t>
      </w:r>
      <w:r w:rsidR="008F1D49">
        <w:t>becomes mandatory</w:t>
      </w:r>
      <w:r>
        <w:t>.</w:t>
      </w:r>
      <w:r w:rsidR="002A6F66">
        <w:t xml:space="preserve"> In both </w:t>
      </w:r>
      <w:r w:rsidR="008F1D49">
        <w:t>references,</w:t>
      </w:r>
      <w:r w:rsidR="004333EF">
        <w:t xml:space="preserve"> </w:t>
      </w:r>
      <w:r w:rsidR="002A6F66">
        <w:t>low freque</w:t>
      </w:r>
      <w:r w:rsidR="008C422B">
        <w:t xml:space="preserve">ncy </w:t>
      </w:r>
      <w:r w:rsidR="008F1D49">
        <w:t xml:space="preserve">fields </w:t>
      </w:r>
      <w:r w:rsidR="008C422B">
        <w:t>are considered</w:t>
      </w:r>
      <w:r w:rsidR="002A6F66">
        <w:t xml:space="preserve">, and in the </w:t>
      </w:r>
      <w:del w:id="14" w:author="Laurent" w:date="2013-10-16T23:29:00Z">
        <w:r w:rsidR="002A6F66" w:rsidDel="00B50A0F">
          <w:delText>latter</w:delText>
        </w:r>
      </w:del>
      <w:proofErr w:type="gramStart"/>
      <w:ins w:id="15" w:author="Laurent" w:date="2013-10-16T23:29:00Z">
        <w:r w:rsidR="00B50A0F">
          <w:t>latter,</w:t>
        </w:r>
      </w:ins>
      <w:r w:rsidR="002A6F66">
        <w:t xml:space="preserve"> also</w:t>
      </w:r>
      <w:proofErr w:type="gramEnd"/>
      <w:r w:rsidR="002A6F66">
        <w:t xml:space="preserve"> a </w:t>
      </w:r>
      <w:proofErr w:type="spellStart"/>
      <w:r w:rsidR="00067EB8">
        <w:t>substructuring</w:t>
      </w:r>
      <w:proofErr w:type="spellEnd"/>
      <w:r w:rsidR="00067EB8">
        <w:t xml:space="preserve"> </w:t>
      </w:r>
      <w:r w:rsidR="002A6F66">
        <w:t>domain decomposition (DD) technique was also exploited</w:t>
      </w:r>
      <w:r w:rsidR="008C422B">
        <w:t>.</w:t>
      </w:r>
      <w:r w:rsidR="002A6F66">
        <w:t xml:space="preserve"> DD being </w:t>
      </w:r>
      <w:r w:rsidR="008F1D49">
        <w:t>a</w:t>
      </w:r>
      <w:r w:rsidR="002A6F66">
        <w:t xml:space="preserve"> useful technique allowing </w:t>
      </w:r>
      <w:proofErr w:type="gramStart"/>
      <w:r w:rsidR="002A6F66">
        <w:t>to subdivide</w:t>
      </w:r>
      <w:proofErr w:type="gramEnd"/>
      <w:r w:rsidR="002A6F66">
        <w:t xml:space="preserve"> the whole domain of the problem into smaller sub-domains</w:t>
      </w:r>
      <w:r w:rsidR="006F3F0A">
        <w:t>,</w:t>
      </w:r>
      <w:r w:rsidR="002A6F66">
        <w:t xml:space="preserve"> each of which</w:t>
      </w:r>
      <w:r w:rsidR="006F3F0A">
        <w:t xml:space="preserve"> is</w:t>
      </w:r>
      <w:r w:rsidR="002A6F66">
        <w:t xml:space="preserve"> coupled to the others by appropriate boundary conditions. Each domain </w:t>
      </w:r>
      <w:proofErr w:type="gramStart"/>
      <w:r w:rsidR="002A6F66">
        <w:t>can then be solved</w:t>
      </w:r>
      <w:proofErr w:type="gramEnd"/>
      <w:r w:rsidR="002A6F66">
        <w:t xml:space="preserve"> separately with a reduced memory and CPU time requirement within some iterative framework up to obtain the complete solution (</w:t>
      </w:r>
      <w:proofErr w:type="spellStart"/>
      <w:r w:rsidR="00B044B1">
        <w:t>Quarteroni</w:t>
      </w:r>
      <w:proofErr w:type="spellEnd"/>
      <w:r w:rsidR="00B044B1">
        <w:t xml:space="preserve"> &amp; </w:t>
      </w:r>
      <w:proofErr w:type="spellStart"/>
      <w:r w:rsidR="00B044B1">
        <w:t>Valli</w:t>
      </w:r>
      <w:proofErr w:type="spellEnd"/>
      <w:r w:rsidR="00B044B1">
        <w:t>, 1999;</w:t>
      </w:r>
      <w:r w:rsidR="00B044B1" w:rsidRPr="00B044B1">
        <w:t xml:space="preserve"> </w:t>
      </w:r>
      <w:proofErr w:type="spellStart"/>
      <w:r w:rsidR="00B044B1">
        <w:t>Toselli</w:t>
      </w:r>
      <w:proofErr w:type="spellEnd"/>
      <w:r w:rsidR="00B044B1">
        <w:t xml:space="preserve"> &amp; </w:t>
      </w:r>
      <w:proofErr w:type="spellStart"/>
      <w:r w:rsidR="00B044B1">
        <w:t>Widlund</w:t>
      </w:r>
      <w:proofErr w:type="spellEnd"/>
      <w:r w:rsidR="00B044B1">
        <w:t>. 2004</w:t>
      </w:r>
      <w:r w:rsidR="002A6F66">
        <w:t>)</w:t>
      </w:r>
      <w:r w:rsidR="00B044B1">
        <w:t>.</w:t>
      </w:r>
    </w:p>
    <w:p w:rsidR="008452E7" w:rsidRDefault="00B044B1" w:rsidP="00726609">
      <w:r>
        <w:t>Applications to higher frequencies is more recent and has been done first without resorting to harmonic balance (</w:t>
      </w:r>
      <w:proofErr w:type="spellStart"/>
      <w:r w:rsidR="008E4EEC">
        <w:t>Guarnieri</w:t>
      </w:r>
      <w:proofErr w:type="spellEnd"/>
      <w:r w:rsidR="008E4EEC">
        <w:t xml:space="preserve"> et al. 2010</w:t>
      </w:r>
      <w:r>
        <w:t xml:space="preserve">) and then by adding harmonic balance, but limiting </w:t>
      </w:r>
      <w:r w:rsidR="00836F50">
        <w:t xml:space="preserve">the analysis to nonlinear, isotropic, </w:t>
      </w:r>
      <w:proofErr w:type="spellStart"/>
      <w:r w:rsidR="00836F50">
        <w:t>permittivities</w:t>
      </w:r>
      <w:proofErr w:type="spellEnd"/>
      <w:r w:rsidR="002A6F66">
        <w:t xml:space="preserve"> </w:t>
      </w:r>
      <w:r w:rsidR="00836F50">
        <w:t>(</w:t>
      </w:r>
      <w:proofErr w:type="spellStart"/>
      <w:r w:rsidR="008E4EEC">
        <w:t>Ntibarikure</w:t>
      </w:r>
      <w:proofErr w:type="spellEnd"/>
      <w:r w:rsidR="008E4EEC">
        <w:t xml:space="preserve"> et al. 2012</w:t>
      </w:r>
      <w:r w:rsidR="00836F50">
        <w:t>)</w:t>
      </w:r>
      <w:r w:rsidR="008E4EEC">
        <w:t>.</w:t>
      </w:r>
    </w:p>
    <w:p w:rsidR="008C422B" w:rsidRDefault="008E4EEC" w:rsidP="00726609">
      <w:r>
        <w:t xml:space="preserve">In this </w:t>
      </w:r>
      <w:proofErr w:type="gramStart"/>
      <w:r>
        <w:t>paper</w:t>
      </w:r>
      <w:proofErr w:type="gramEnd"/>
      <w:r>
        <w:t xml:space="preserve"> materials which can be nonlinear in both permittivity and permeability will be addressed, as well as anisotropic nonlinear materials. </w:t>
      </w:r>
      <w:proofErr w:type="gramStart"/>
      <w:r w:rsidR="004B316D">
        <w:t>Also</w:t>
      </w:r>
      <w:proofErr w:type="gramEnd"/>
      <w:r w:rsidR="004B316D">
        <w:t xml:space="preserve"> the solution of the systems deriving from the DD will be handled with more efficient solvers. </w:t>
      </w:r>
      <w:r>
        <w:t xml:space="preserve">The capabilities of the code </w:t>
      </w:r>
      <w:proofErr w:type="gramStart"/>
      <w:r>
        <w:t>will be shown</w:t>
      </w:r>
      <w:proofErr w:type="gramEnd"/>
      <w:r>
        <w:t xml:space="preserve"> on few H-plane device geometries.</w:t>
      </w:r>
    </w:p>
    <w:p w:rsidR="008E4EEC" w:rsidRPr="00726609" w:rsidRDefault="008E4EEC" w:rsidP="00726609">
      <w:r w:rsidRPr="00726609">
        <w:t xml:space="preserve">The paper </w:t>
      </w:r>
      <w:proofErr w:type="gramStart"/>
      <w:r w:rsidRPr="00726609">
        <w:t>is organized</w:t>
      </w:r>
      <w:proofErr w:type="gramEnd"/>
      <w:r w:rsidRPr="00726609">
        <w:t xml:space="preserve"> as follows:</w:t>
      </w:r>
      <w:r w:rsidR="005E6ECD" w:rsidRPr="00726609">
        <w:t xml:space="preserve"> Section 2 will present the HB-FE formulation, while Section 3 will detail the DD technique. Section 4 will present some numerical results while Section 5 will draw the conclusions.</w:t>
      </w:r>
    </w:p>
    <w:p w:rsidR="005E6ECD" w:rsidRDefault="005E6ECD" w:rsidP="00726609"/>
    <w:p w:rsidR="005E6ECD" w:rsidRPr="0059447C" w:rsidRDefault="005E6ECD" w:rsidP="00726609">
      <w:pPr>
        <w:rPr>
          <w:b/>
        </w:rPr>
      </w:pPr>
      <w:r w:rsidRPr="0059447C">
        <w:rPr>
          <w:b/>
        </w:rPr>
        <w:t>2. FORMULATION</w:t>
      </w:r>
    </w:p>
    <w:p w:rsidR="005E6ECD" w:rsidRDefault="005E6ECD" w:rsidP="00726609">
      <w:proofErr w:type="gramStart"/>
      <w:r w:rsidRPr="005E6ECD">
        <w:t>Let’s</w:t>
      </w:r>
      <w:proofErr w:type="gramEnd"/>
      <w:r w:rsidRPr="005E6ECD">
        <w:t xml:space="preserve"> consider</w:t>
      </w:r>
      <w:r w:rsidR="006D2AF4" w:rsidRPr="005E6ECD">
        <w:t xml:space="preserve"> a generic multiport device, </w:t>
      </w:r>
      <w:r w:rsidRPr="005E6ECD">
        <w:t>in general such a device must b</w:t>
      </w:r>
      <w:r w:rsidR="00FA32DD">
        <w:t>e analy</w:t>
      </w:r>
      <w:r>
        <w:t>zed via a full 3D numeri</w:t>
      </w:r>
      <w:r w:rsidRPr="005E6ECD">
        <w:t>cal technique but,</w:t>
      </w:r>
      <w:r>
        <w:t xml:space="preserve"> in many practical cases, when there is no variation of the geometry in one direction, </w:t>
      </w:r>
      <w:r w:rsidR="0088569A">
        <w:t>the analysis domain can be</w:t>
      </w:r>
      <w:r w:rsidRPr="005E6ECD">
        <w:t xml:space="preserve"> </w:t>
      </w:r>
      <w:r w:rsidR="0088569A">
        <w:t xml:space="preserve">reduced </w:t>
      </w:r>
      <w:r w:rsidR="00DC6FA5">
        <w:t>to</w:t>
      </w:r>
      <w:r w:rsidR="006D2AF4" w:rsidRPr="005E6ECD">
        <w:t xml:space="preserve"> 2D</w:t>
      </w:r>
      <w:r w:rsidRPr="005E6ECD">
        <w:t xml:space="preserve"> </w:t>
      </w:r>
      <w:r w:rsidR="00DC6FA5">
        <w:t>(Fig 1).</w:t>
      </w:r>
      <w:r w:rsidR="006D2AF4" w:rsidRPr="005E6ECD">
        <w:t xml:space="preserve"> </w:t>
      </w:r>
    </w:p>
    <w:p w:rsidR="008C6B64" w:rsidRDefault="008C6B64" w:rsidP="00726609"/>
    <w:p w:rsidR="008C6B64" w:rsidRDefault="00DC6FA5" w:rsidP="00726609">
      <w:r>
        <w:rPr>
          <w:noProof/>
          <w:lang w:val="it-IT" w:eastAsia="it-IT"/>
        </w:rPr>
        <w:lastRenderedPageBreak/>
        <w:drawing>
          <wp:inline distT="0" distB="0" distL="0" distR="0">
            <wp:extent cx="5984566" cy="1880738"/>
            <wp:effectExtent l="19050" t="0" r="0" b="0"/>
            <wp:docPr id="2" name="Immagine 1" descr="Fig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wm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66" cy="18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A5" w:rsidRDefault="00DC6FA5" w:rsidP="00726609"/>
    <w:p w:rsidR="00507AFE" w:rsidRDefault="00507AFE" w:rsidP="00726609">
      <w:r w:rsidRPr="00DC6FA5">
        <w:rPr>
          <w:b/>
        </w:rPr>
        <w:t>Fig</w:t>
      </w:r>
      <w:r w:rsidR="00DC6FA5" w:rsidRPr="00DC6FA5">
        <w:rPr>
          <w:b/>
        </w:rPr>
        <w:t>ure</w:t>
      </w:r>
      <w:r w:rsidRPr="00DC6FA5">
        <w:rPr>
          <w:b/>
        </w:rPr>
        <w:t xml:space="preserve"> </w:t>
      </w:r>
      <w:proofErr w:type="gramStart"/>
      <w:r w:rsidRPr="00DC6FA5">
        <w:rPr>
          <w:b/>
        </w:rPr>
        <w:t>1</w:t>
      </w:r>
      <w:proofErr w:type="gramEnd"/>
      <w:r w:rsidRPr="00507AFE">
        <w:t xml:space="preserve"> – Generic multiport device (</w:t>
      </w:r>
      <w:r w:rsidR="00DC6FA5">
        <w:t>left</w:t>
      </w:r>
      <w:r w:rsidRPr="00507AFE">
        <w:t>) with geometry uniform</w:t>
      </w:r>
      <w:r w:rsidR="00DC6FA5">
        <w:t xml:space="preserve"> along </w:t>
      </w:r>
      <w:r w:rsidR="00DC6FA5">
        <w:rPr>
          <w:i/>
        </w:rPr>
        <w:t>y.</w:t>
      </w:r>
      <w:r w:rsidR="00DC6FA5">
        <w:t xml:space="preserve"> and corresponding 2D domain (right) on which the full</w:t>
      </w:r>
      <w:r w:rsidR="003B5E06">
        <w:t>-</w:t>
      </w:r>
      <w:r w:rsidR="00DC6FA5">
        <w:t>wave analysis can be performed.</w:t>
      </w:r>
    </w:p>
    <w:p w:rsidR="00DC6FA5" w:rsidRDefault="00DC6FA5" w:rsidP="00726609"/>
    <w:p w:rsidR="00DC6FA5" w:rsidRDefault="00DC6FA5" w:rsidP="00726609">
      <w:r>
        <w:t xml:space="preserve">The device may contain </w:t>
      </w:r>
      <w:r w:rsidR="00067EB8">
        <w:t>nonlinear</w:t>
      </w:r>
      <w:r>
        <w:t xml:space="preserve"> anisotropic dielectric characterized by:</w:t>
      </w:r>
    </w:p>
    <w:p w:rsidR="00DC6FA5" w:rsidRPr="00DC6FA5" w:rsidRDefault="00DC6FA5" w:rsidP="00726609">
      <w:pPr>
        <w:pStyle w:val="equation"/>
      </w:pPr>
      <w:r w:rsidRPr="00DC6FA5">
        <w:tab/>
      </w:r>
      <w:r w:rsidR="005713BD" w:rsidRPr="005713BD">
        <w:rPr>
          <w:position w:val="-30"/>
        </w:rPr>
        <w:object w:dxaOrig="17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05pt;height:35.15pt" o:ole="">
            <v:imagedata r:id="rId6" o:title=""/>
          </v:shape>
          <o:OLEObject Type="Embed" ProgID="Equation.DSMT4" ShapeID="_x0000_i1025" DrawAspect="Content" ObjectID="_1443567324" r:id="rId7"/>
        </w:object>
      </w:r>
      <w:r w:rsidRPr="00DC6FA5">
        <w:tab/>
        <w:t>(1)</w:t>
      </w:r>
    </w:p>
    <w:p w:rsidR="005713BD" w:rsidRPr="005713BD" w:rsidRDefault="005713BD" w:rsidP="00726609">
      <w:proofErr w:type="gramStart"/>
      <w:r w:rsidRPr="005713BD">
        <w:t>being</w:t>
      </w:r>
      <w:proofErr w:type="gramEnd"/>
      <w:r w:rsidRPr="005713BD">
        <w:t xml:space="preserve"> </w:t>
      </w:r>
      <w:r w:rsidRPr="005713BD">
        <w:rPr>
          <w:position w:val="-10"/>
        </w:rPr>
        <w:object w:dxaOrig="240" w:dyaOrig="320">
          <v:shape id="_x0000_i1026" type="#_x0000_t75" style="width:11.7pt;height:15.9pt" o:ole="">
            <v:imagedata r:id="rId8" o:title=""/>
          </v:shape>
          <o:OLEObject Type="Embed" ProgID="Equation.DSMT4" ShapeID="_x0000_i1026" DrawAspect="Content" ObjectID="_1443567325" r:id="rId9"/>
        </w:object>
      </w:r>
      <w:r w:rsidRPr="005713BD">
        <w:t xml:space="preserve"> and </w:t>
      </w:r>
      <w:r w:rsidRPr="005713BD">
        <w:rPr>
          <w:position w:val="-10"/>
        </w:rPr>
        <w:object w:dxaOrig="279" w:dyaOrig="320">
          <v:shape id="_x0000_i1027" type="#_x0000_t75" style="width:14.25pt;height:15.9pt" o:ole="">
            <v:imagedata r:id="rId10" o:title=""/>
          </v:shape>
          <o:OLEObject Type="Embed" ProgID="Equation.DSMT4" ShapeID="_x0000_i1027" DrawAspect="Content" ObjectID="_1443567326" r:id="rId11"/>
        </w:object>
      </w:r>
      <w:r w:rsidRPr="005713BD">
        <w:t xml:space="preserve"> the permittivity and permeability of free space and </w:t>
      </w:r>
      <w:r w:rsidRPr="005713BD">
        <w:rPr>
          <w:position w:val="-10"/>
        </w:rPr>
        <w:object w:dxaOrig="240" w:dyaOrig="340">
          <v:shape id="_x0000_i1028" type="#_x0000_t75" style="width:11.7pt;height:17.6pt" o:ole="">
            <v:imagedata r:id="rId12" o:title=""/>
          </v:shape>
          <o:OLEObject Type="Embed" ProgID="Equation.DSMT4" ShapeID="_x0000_i1028" DrawAspect="Content" ObjectID="_1443567327" r:id="rId13"/>
        </w:object>
      </w:r>
      <w:r w:rsidRPr="005713BD">
        <w:t xml:space="preserve"> </w:t>
      </w:r>
      <w:proofErr w:type="spellStart"/>
      <w:r w:rsidRPr="005713BD">
        <w:t>and</w:t>
      </w:r>
      <w:proofErr w:type="spellEnd"/>
      <w:r w:rsidRPr="005713BD">
        <w:t xml:space="preserve"> </w:t>
      </w:r>
      <w:r w:rsidRPr="005713BD">
        <w:rPr>
          <w:position w:val="-10"/>
        </w:rPr>
        <w:object w:dxaOrig="279" w:dyaOrig="340">
          <v:shape id="_x0000_i1029" type="#_x0000_t75" style="width:14.25pt;height:17.6pt" o:ole="">
            <v:imagedata r:id="rId14" o:title=""/>
          </v:shape>
          <o:OLEObject Type="Embed" ProgID="Equation.DSMT4" ShapeID="_x0000_i1029" DrawAspect="Content" ObjectID="_1443567328" r:id="rId15"/>
        </w:object>
      </w:r>
      <w:r w:rsidRPr="005713BD">
        <w:t xml:space="preserve"> the relative permittivity and permeability of the anisotropic, inhomogeneous, medium contained in the device.</w:t>
      </w:r>
    </w:p>
    <w:p w:rsidR="00DC6FA5" w:rsidRPr="005713BD" w:rsidRDefault="00DC6FA5" w:rsidP="00726609">
      <w:r w:rsidRPr="005713BD">
        <w:t xml:space="preserve">The field within the device obeys to the vector Helmholtz equation: </w:t>
      </w:r>
    </w:p>
    <w:p w:rsidR="00DC6FA5" w:rsidRPr="00DC6FA5" w:rsidRDefault="00DC6FA5" w:rsidP="00726609">
      <w:pPr>
        <w:pStyle w:val="equation"/>
      </w:pPr>
      <w:r w:rsidRPr="00DC6FA5">
        <w:tab/>
      </w:r>
      <w:r w:rsidR="009E656D" w:rsidRPr="009E656D">
        <w:rPr>
          <w:position w:val="-16"/>
        </w:rPr>
        <w:object w:dxaOrig="4520" w:dyaOrig="420">
          <v:shape id="_x0000_i1030" type="#_x0000_t75" style="width:226.05pt;height:20.95pt" o:ole="">
            <v:imagedata r:id="rId16" o:title=""/>
          </v:shape>
          <o:OLEObject Type="Embed" ProgID="Equation.DSMT4" ShapeID="_x0000_i1030" DrawAspect="Content" ObjectID="_1443567329" r:id="rId17"/>
        </w:object>
      </w:r>
      <w:r w:rsidRPr="00DC6FA5">
        <w:tab/>
        <w:t>(2)</w:t>
      </w:r>
    </w:p>
    <w:p w:rsidR="005E6ECD" w:rsidRPr="00981FF5" w:rsidRDefault="00437325" w:rsidP="00726609">
      <w:r w:rsidRPr="00FC1E93">
        <w:t xml:space="preserve">On the domain </w:t>
      </w:r>
      <w:r w:rsidRPr="00FC1E93">
        <w:rPr>
          <w:rFonts w:ascii="Symbol" w:hAnsi="Symbol"/>
        </w:rPr>
        <w:t></w:t>
      </w:r>
      <w:r w:rsidRPr="00FC1E93">
        <w:t xml:space="preserve">, with perfect electric conductor boundary conditions on the device walls </w:t>
      </w:r>
      <w:r w:rsidRPr="00FC1E93">
        <w:rPr>
          <w:rFonts w:ascii="Symbol" w:hAnsi="Symbol"/>
        </w:rPr>
        <w:t></w:t>
      </w:r>
      <w:r w:rsidRPr="00FC1E93">
        <w:rPr>
          <w:vertAlign w:val="subscript"/>
        </w:rPr>
        <w:t>0</w:t>
      </w:r>
      <w:r w:rsidRPr="00FC1E93">
        <w:t xml:space="preserve"> and a suitable modal expansion on the device ports </w:t>
      </w:r>
      <w:r w:rsidRPr="00FC1E93">
        <w:rPr>
          <w:rFonts w:ascii="Symbol" w:hAnsi="Symbol"/>
        </w:rPr>
        <w:t></w:t>
      </w:r>
      <w:r w:rsidRPr="00FC1E93">
        <w:rPr>
          <w:i/>
          <w:vertAlign w:val="subscript"/>
        </w:rPr>
        <w:t>l</w:t>
      </w:r>
      <w:r w:rsidRPr="00FC1E93">
        <w:t xml:space="preserve">, </w:t>
      </w:r>
      <w:proofErr w:type="gramStart"/>
      <w:r w:rsidRPr="00FC1E93">
        <w:t xml:space="preserve">for </w:t>
      </w:r>
      <w:proofErr w:type="gramEnd"/>
      <w:r w:rsidRPr="00FC1E93">
        <w:rPr>
          <w:position w:val="-8"/>
        </w:rPr>
        <w:object w:dxaOrig="920" w:dyaOrig="279">
          <v:shape id="_x0000_i1031" type="#_x0000_t75" style="width:46.05pt;height:14.25pt" o:ole="">
            <v:imagedata r:id="rId18" o:title=""/>
          </v:shape>
          <o:OLEObject Type="Embed" ProgID="Equation.DSMT4" ShapeID="_x0000_i1031" DrawAspect="Content" ObjectID="_1443567330" r:id="rId19"/>
        </w:object>
      </w:r>
      <w:r w:rsidRPr="00FC1E93">
        <w:t xml:space="preserve">, being </w:t>
      </w:r>
      <w:r w:rsidRPr="00FC1E93">
        <w:rPr>
          <w:i/>
        </w:rPr>
        <w:t>L</w:t>
      </w:r>
      <w:r w:rsidRPr="00FC1E93">
        <w:t xml:space="preserve"> the number of ports (Pelosi et al. 200</w:t>
      </w:r>
      <w:r w:rsidR="00FC1E93" w:rsidRPr="00FC1E93">
        <w:t xml:space="preserve">9, pp. </w:t>
      </w:r>
      <w:r w:rsidR="00FC1E93" w:rsidRPr="00981FF5">
        <w:t>83–104</w:t>
      </w:r>
      <w:r w:rsidRPr="00981FF5">
        <w:t>).</w:t>
      </w:r>
    </w:p>
    <w:p w:rsidR="00981FF5" w:rsidRDefault="00981FF5" w:rsidP="00726609">
      <w:proofErr w:type="gramStart"/>
      <w:r w:rsidRPr="00981FF5">
        <w:t xml:space="preserve">The FE solution of (2) is well known and is obtained either via a variational formulation or a Galerkin procedure by expanding the unknown field </w:t>
      </w:r>
      <w:r w:rsidRPr="00981FF5">
        <w:rPr>
          <w:position w:val="-10"/>
        </w:rPr>
        <w:object w:dxaOrig="480" w:dyaOrig="300">
          <v:shape id="_x0000_i1032" type="#_x0000_t75" style="width:24.3pt;height:15.05pt" o:ole="">
            <v:imagedata r:id="rId20" o:title=""/>
          </v:shape>
          <o:OLEObject Type="Embed" ProgID="Equation.DSMT4" ShapeID="_x0000_i1032" DrawAspect="Content" ObjectID="_1443567331" r:id="rId21"/>
        </w:object>
      </w:r>
      <w:proofErr w:type="gramEnd"/>
      <w:r w:rsidRPr="00981FF5">
        <w:t xml:space="preserve"> onto a set of </w:t>
      </w:r>
      <w:proofErr w:type="spellStart"/>
      <w:r w:rsidRPr="00981FF5">
        <w:t>basis</w:t>
      </w:r>
      <w:proofErr w:type="spellEnd"/>
      <w:r w:rsidRPr="00981FF5">
        <w:t xml:space="preserve"> function</w:t>
      </w:r>
      <w:r w:rsidR="00552F74">
        <w:t>s</w:t>
      </w:r>
      <w:r w:rsidRPr="00981FF5">
        <w:t xml:space="preserve"> defined over a suitable </w:t>
      </w:r>
      <w:r w:rsidR="002F321C">
        <w:t>discretization</w:t>
      </w:r>
      <w:r w:rsidR="002F321C" w:rsidRPr="00981FF5">
        <w:t xml:space="preserve"> </w:t>
      </w:r>
      <w:r w:rsidRPr="00981FF5">
        <w:t xml:space="preserve">of the domain </w:t>
      </w:r>
      <w:r w:rsidRPr="00981FF5">
        <w:rPr>
          <w:rFonts w:ascii="Symbol" w:hAnsi="Symbol"/>
        </w:rPr>
        <w:t></w:t>
      </w:r>
      <w:r w:rsidRPr="00981FF5">
        <w:t xml:space="preserve"> in elements</w:t>
      </w:r>
      <w:r>
        <w:t>:</w:t>
      </w:r>
    </w:p>
    <w:p w:rsidR="00981FF5" w:rsidRPr="00210F17" w:rsidRDefault="00981FF5" w:rsidP="00726609">
      <w:pPr>
        <w:pStyle w:val="equation"/>
      </w:pPr>
      <w:r>
        <w:tab/>
      </w:r>
      <w:r w:rsidR="008A1E87" w:rsidRPr="00981FF5">
        <w:rPr>
          <w:position w:val="-26"/>
        </w:rPr>
        <w:object w:dxaOrig="1660" w:dyaOrig="620">
          <v:shape id="_x0000_i1033" type="#_x0000_t75" style="width:82.9pt;height:31pt" o:ole="">
            <v:imagedata r:id="rId22" o:title=""/>
          </v:shape>
          <o:OLEObject Type="Embed" ProgID="Equation.DSMT4" ShapeID="_x0000_i1033" DrawAspect="Content" ObjectID="_1443567332" r:id="rId23"/>
        </w:object>
      </w:r>
      <w:r>
        <w:tab/>
        <w:t>(3)</w:t>
      </w:r>
    </w:p>
    <w:p w:rsidR="00981FF5" w:rsidRDefault="00981FF5" w:rsidP="00726609">
      <w:r>
        <w:t xml:space="preserve">In any </w:t>
      </w:r>
      <w:proofErr w:type="gramStart"/>
      <w:r>
        <w:t>case</w:t>
      </w:r>
      <w:proofErr w:type="gramEnd"/>
      <w:r>
        <w:t xml:space="preserve"> a linear system where the unknowns are the coefficients </w:t>
      </w:r>
      <w:r w:rsidRPr="00981FF5">
        <w:rPr>
          <w:position w:val="-10"/>
        </w:rPr>
        <w:object w:dxaOrig="1340" w:dyaOrig="320">
          <v:shape id="_x0000_i1034" type="#_x0000_t75" style="width:67pt;height:15.9pt" o:ole="">
            <v:imagedata r:id="rId24" o:title=""/>
          </v:shape>
          <o:OLEObject Type="Embed" ProgID="Equation.DSMT4" ShapeID="_x0000_i1034" DrawAspect="Content" ObjectID="_1443567333" r:id="rId25"/>
        </w:object>
      </w:r>
      <w:r>
        <w:t xml:space="preserve"> of the expansion is obtained </w:t>
      </w:r>
      <w:r w:rsidRPr="00981FF5">
        <w:t>(Pelosi et al. 2009)</w:t>
      </w:r>
      <w:r>
        <w:t>:</w:t>
      </w:r>
    </w:p>
    <w:p w:rsidR="00981FF5" w:rsidRPr="00210F17" w:rsidRDefault="00981FF5" w:rsidP="00726609">
      <w:pPr>
        <w:pStyle w:val="equation"/>
      </w:pPr>
      <w:r>
        <w:lastRenderedPageBreak/>
        <w:tab/>
      </w:r>
      <w:r w:rsidR="009E656D" w:rsidRPr="00981FF5">
        <w:rPr>
          <w:position w:val="-62"/>
        </w:rPr>
        <w:object w:dxaOrig="3260" w:dyaOrig="1340">
          <v:shape id="_x0000_i1035" type="#_x0000_t75" style="width:162.4pt;height:67pt" o:ole="">
            <v:imagedata r:id="rId26" o:title=""/>
          </v:shape>
          <o:OLEObject Type="Embed" ProgID="Equation.DSMT4" ShapeID="_x0000_i1035" DrawAspect="Content" ObjectID="_1443567334" r:id="rId27"/>
        </w:object>
      </w:r>
      <w:r>
        <w:tab/>
        <w:t>(4)</w:t>
      </w:r>
    </w:p>
    <w:p w:rsidR="00CF6B21" w:rsidRDefault="005713BD" w:rsidP="00726609">
      <w:r w:rsidRPr="00981FF5">
        <w:t xml:space="preserve">Eq. (2) is valid for harmonic field at a fixed frequency </w:t>
      </w:r>
      <w:r w:rsidRPr="00981FF5">
        <w:rPr>
          <w:position w:val="-10"/>
        </w:rPr>
        <w:object w:dxaOrig="260" w:dyaOrig="320">
          <v:shape id="_x0000_i1036" type="#_x0000_t75" style="width:12.55pt;height:15.9pt" o:ole="">
            <v:imagedata r:id="rId28" o:title=""/>
          </v:shape>
          <o:OLEObject Type="Embed" ProgID="Equation.DSMT4" ShapeID="_x0000_i1036" DrawAspect="Content" ObjectID="_1443567335" r:id="rId29"/>
        </w:object>
      </w:r>
      <w:r w:rsidRPr="00981FF5">
        <w:t xml:space="preserve"> and hence for a given value </w:t>
      </w:r>
      <w:proofErr w:type="gramStart"/>
      <w:r w:rsidRPr="00981FF5">
        <w:t xml:space="preserve">of </w:t>
      </w:r>
      <w:proofErr w:type="gramEnd"/>
      <w:r w:rsidRPr="00981FF5">
        <w:rPr>
          <w:position w:val="-12"/>
        </w:rPr>
        <w:object w:dxaOrig="1520" w:dyaOrig="380">
          <v:shape id="_x0000_i1037" type="#_x0000_t75" style="width:76.2pt;height:18.4pt" o:ole="">
            <v:imagedata r:id="rId30" o:title=""/>
          </v:shape>
          <o:OLEObject Type="Embed" ProgID="Equation.DSMT4" ShapeID="_x0000_i1037" DrawAspect="Content" ObjectID="_1443567336" r:id="rId31"/>
        </w:object>
      </w:r>
      <w:r w:rsidRPr="00981FF5">
        <w:t>, if</w:t>
      </w:r>
      <w:r w:rsidRPr="00CF6B21">
        <w:t xml:space="preserve"> the medium is </w:t>
      </w:r>
      <w:r w:rsidR="00067EB8">
        <w:t>nonlinear</w:t>
      </w:r>
      <w:r w:rsidRPr="00CF6B21">
        <w:t xml:space="preserve"> and hig</w:t>
      </w:r>
      <w:r w:rsidR="00981FF5">
        <w:t>h</w:t>
      </w:r>
      <w:r w:rsidRPr="00CF6B21">
        <w:t xml:space="preserve">er </w:t>
      </w:r>
      <w:r w:rsidR="00CF6B21" w:rsidRPr="00CF6B21">
        <w:t xml:space="preserve">order </w:t>
      </w:r>
      <w:r w:rsidRPr="00CF6B21">
        <w:t>harmonics are originated by it</w:t>
      </w:r>
      <w:r w:rsidR="00CF6B21" w:rsidRPr="00CF6B21">
        <w:t>, hence there is a set of equations like (2) to be solved simultaneously, each for a different frequency, coupled by the medium.</w:t>
      </w:r>
    </w:p>
    <w:p w:rsidR="00CF6B21" w:rsidRPr="00CF6B21" w:rsidRDefault="00CF6B21" w:rsidP="00726609">
      <w:r w:rsidRPr="00CF6B21">
        <w:t xml:space="preserve">The total electric field </w:t>
      </w:r>
      <w:proofErr w:type="gramStart"/>
      <w:r w:rsidRPr="00CF6B21">
        <w:t>can be written</w:t>
      </w:r>
      <w:proofErr w:type="gramEnd"/>
      <w:r w:rsidRPr="00CF6B21">
        <w:t xml:space="preserve"> as a Fourier series:</w:t>
      </w:r>
    </w:p>
    <w:p w:rsidR="00CF6B21" w:rsidRPr="00CF6B21" w:rsidRDefault="00CF6B21" w:rsidP="00726609">
      <w:pPr>
        <w:pStyle w:val="equation"/>
      </w:pPr>
      <w:r w:rsidRPr="00CF6B21">
        <w:tab/>
      </w:r>
      <w:r w:rsidR="005713BD" w:rsidRPr="00CF6B21">
        <w:t xml:space="preserve"> </w:t>
      </w:r>
      <w:r w:rsidR="00D75417" w:rsidRPr="00CF6B21">
        <w:rPr>
          <w:position w:val="-28"/>
        </w:rPr>
        <w:object w:dxaOrig="4160" w:dyaOrig="639">
          <v:shape id="_x0000_i1038" type="#_x0000_t75" style="width:207.65pt;height:32.65pt" o:ole="">
            <v:imagedata r:id="rId32" o:title=""/>
          </v:shape>
          <o:OLEObject Type="Embed" ProgID="Equation.DSMT4" ShapeID="_x0000_i1038" DrawAspect="Content" ObjectID="_1443567337" r:id="rId33"/>
        </w:object>
      </w:r>
      <w:r w:rsidRPr="00CF6B21">
        <w:tab/>
        <w:t>(</w:t>
      </w:r>
      <w:r w:rsidR="00726609">
        <w:t>5</w:t>
      </w:r>
      <w:r w:rsidRPr="00CF6B21">
        <w:t>)</w:t>
      </w:r>
    </w:p>
    <w:p w:rsidR="00CF6B21" w:rsidRDefault="00CF6B21" w:rsidP="00726609">
      <w:proofErr w:type="gramStart"/>
      <w:r w:rsidRPr="00CF6B21">
        <w:t xml:space="preserve">with </w:t>
      </w:r>
      <w:proofErr w:type="gramEnd"/>
      <w:r w:rsidR="00DC0B22" w:rsidRPr="00CF6B21">
        <w:rPr>
          <w:position w:val="-14"/>
        </w:rPr>
        <w:object w:dxaOrig="1700" w:dyaOrig="360">
          <v:shape id="_x0000_i1039" type="#_x0000_t75" style="width:84.55pt;height:18.4pt" o:ole="">
            <v:imagedata r:id="rId34" o:title=""/>
          </v:shape>
          <o:OLEObject Type="Embed" ProgID="Equation.DSMT4" ShapeID="_x0000_i1039" DrawAspect="Content" ObjectID="_1443567338" r:id="rId35"/>
        </w:object>
      </w:r>
      <w:r w:rsidRPr="00CF6B21">
        <w:t xml:space="preserve">, to which corresponds a </w:t>
      </w:r>
      <w:r w:rsidRPr="00CF6B21">
        <w:rPr>
          <w:position w:val="-14"/>
        </w:rPr>
        <w:object w:dxaOrig="820" w:dyaOrig="360">
          <v:shape id="_x0000_i1040" type="#_x0000_t75" style="width:41pt;height:18.4pt" o:ole="">
            <v:imagedata r:id="rId36" o:title=""/>
          </v:shape>
          <o:OLEObject Type="Embed" ProgID="Equation.DSMT4" ShapeID="_x0000_i1040" DrawAspect="Content" ObjectID="_1443567339" r:id="rId37"/>
        </w:object>
      </w:r>
      <w:r>
        <w:t>.</w:t>
      </w:r>
    </w:p>
    <w:p w:rsidR="00CF6B21" w:rsidRDefault="00CF6B21" w:rsidP="00726609">
      <w:r>
        <w:t xml:space="preserve">If </w:t>
      </w:r>
      <w:r w:rsidR="00DC0B22">
        <w:t xml:space="preserve">the incident field contains </w:t>
      </w:r>
      <w:r w:rsidR="00DC0B22" w:rsidRPr="00DC0B22">
        <w:rPr>
          <w:i/>
        </w:rPr>
        <w:t>Q</w:t>
      </w:r>
      <w:r w:rsidR="00DC0B22">
        <w:t xml:space="preserve"> </w:t>
      </w:r>
      <w:proofErr w:type="gramStart"/>
      <w:r w:rsidR="00DC0B22">
        <w:t xml:space="preserve">frequencies </w:t>
      </w:r>
      <w:r w:rsidR="00DC0B22" w:rsidRPr="00CF6B21">
        <w:rPr>
          <w:position w:val="-14"/>
        </w:rPr>
        <w:object w:dxaOrig="260" w:dyaOrig="360">
          <v:shape id="_x0000_i1041" type="#_x0000_t75" style="width:12.55pt;height:18.4pt" o:ole="">
            <v:imagedata r:id="rId38" o:title=""/>
          </v:shape>
          <o:OLEObject Type="Embed" ProgID="Equation.DSMT4" ShapeID="_x0000_i1041" DrawAspect="Content" ObjectID="_1443567340" r:id="rId39"/>
        </w:object>
      </w:r>
      <w:r w:rsidR="00DC0B22">
        <w:t xml:space="preserve"> , </w:t>
      </w:r>
      <w:r w:rsidR="00DC0B22" w:rsidRPr="00DC0B22">
        <w:rPr>
          <w:position w:val="-10"/>
        </w:rPr>
        <w:object w:dxaOrig="999" w:dyaOrig="300">
          <v:shape id="_x0000_i1042" type="#_x0000_t75" style="width:50.25pt;height:15.05pt" o:ole="">
            <v:imagedata r:id="rId40" o:title=""/>
          </v:shape>
          <o:OLEObject Type="Embed" ProgID="Equation.DSMT4" ShapeID="_x0000_i1042" DrawAspect="Content" ObjectID="_1443567341" r:id="rId41"/>
        </w:object>
      </w:r>
      <w:r w:rsidR="00DC0B22">
        <w:t xml:space="preserve"> then the expansion of the electric is</w:t>
      </w:r>
    </w:p>
    <w:p w:rsidR="00DC0B22" w:rsidRPr="00CF6B21" w:rsidRDefault="00DC0B22" w:rsidP="00726609">
      <w:pPr>
        <w:pStyle w:val="equation"/>
      </w:pPr>
      <w:r w:rsidRPr="00CF6B21">
        <w:tab/>
        <w:t xml:space="preserve"> </w:t>
      </w:r>
      <w:r w:rsidRPr="00CF6B21">
        <w:rPr>
          <w:position w:val="-28"/>
        </w:rPr>
        <w:object w:dxaOrig="4380" w:dyaOrig="639">
          <v:shape id="_x0000_i1043" type="#_x0000_t75" style="width:219.35pt;height:32.65pt" o:ole="">
            <v:imagedata r:id="rId42" o:title=""/>
          </v:shape>
          <o:OLEObject Type="Embed" ProgID="Equation.DSMT4" ShapeID="_x0000_i1043" DrawAspect="Content" ObjectID="_1443567342" r:id="rId43"/>
        </w:object>
      </w:r>
      <w:r w:rsidRPr="00CF6B21">
        <w:tab/>
        <w:t>(</w:t>
      </w:r>
      <w:r w:rsidR="00726609">
        <w:t>6</w:t>
      </w:r>
      <w:r w:rsidRPr="00CF6B21">
        <w:t>)</w:t>
      </w:r>
    </w:p>
    <w:p w:rsidR="00DC0B22" w:rsidRPr="00A20862" w:rsidRDefault="00DC0B22" w:rsidP="00726609">
      <w:proofErr w:type="gramStart"/>
      <w:r w:rsidRPr="00A20862">
        <w:t>which</w:t>
      </w:r>
      <w:proofErr w:type="gramEnd"/>
      <w:r w:rsidRPr="00A20862">
        <w:t xml:space="preserve"> has essentially the same form than (3) except that the summation is extended to all possible </w:t>
      </w:r>
      <w:r w:rsidRPr="00A20862">
        <w:rPr>
          <w:i/>
        </w:rPr>
        <w:t>Q</w:t>
      </w:r>
      <w:r w:rsidRPr="00A20862">
        <w:t xml:space="preserve">-tuples  </w:t>
      </w:r>
      <w:r w:rsidRPr="00A20862">
        <w:rPr>
          <w:position w:val="-14"/>
        </w:rPr>
        <w:object w:dxaOrig="1840" w:dyaOrig="360">
          <v:shape id="_x0000_i1044" type="#_x0000_t75" style="width:92.1pt;height:18.4pt" o:ole="">
            <v:imagedata r:id="rId44" o:title=""/>
          </v:shape>
          <o:OLEObject Type="Embed" ProgID="Equation.DSMT4" ShapeID="_x0000_i1044" DrawAspect="Content" ObjectID="_1443567343" r:id="rId45"/>
        </w:object>
      </w:r>
      <w:r w:rsidRPr="00A20862">
        <w:t xml:space="preserve"> with </w:t>
      </w:r>
      <w:r w:rsidRPr="00A20862">
        <w:rPr>
          <w:position w:val="-14"/>
        </w:rPr>
        <w:object w:dxaOrig="660" w:dyaOrig="360">
          <v:shape id="_x0000_i1045" type="#_x0000_t75" style="width:32.65pt;height:18.4pt" o:ole="">
            <v:imagedata r:id="rId46" o:title=""/>
          </v:shape>
          <o:OLEObject Type="Embed" ProgID="Equation.DSMT4" ShapeID="_x0000_i1045" DrawAspect="Content" ObjectID="_1443567344" r:id="rId47"/>
        </w:object>
      </w:r>
      <w:r w:rsidR="00A20862" w:rsidRPr="00A20862">
        <w:t xml:space="preserve"> and </w:t>
      </w:r>
      <w:r w:rsidR="00937C1D" w:rsidRPr="00937C1D">
        <w:rPr>
          <w:position w:val="-14"/>
        </w:rPr>
        <w:object w:dxaOrig="1060" w:dyaOrig="360">
          <v:shape id="_x0000_i1046" type="#_x0000_t75" style="width:53.6pt;height:17.6pt" o:ole="">
            <v:imagedata r:id="rId48" o:title=""/>
          </v:shape>
          <o:OLEObject Type="Embed" ProgID="Equation.DSMT4" ShapeID="_x0000_i1046" DrawAspect="Content" ObjectID="_1443567345" r:id="rId49"/>
        </w:object>
      </w:r>
      <w:r w:rsidR="00A20862" w:rsidRPr="00A20862">
        <w:t xml:space="preserve"> with </w:t>
      </w:r>
      <w:r w:rsidR="00A20862" w:rsidRPr="00A20862">
        <w:rPr>
          <w:position w:val="-14"/>
        </w:rPr>
        <w:object w:dxaOrig="960" w:dyaOrig="360">
          <v:shape id="_x0000_i1047" type="#_x0000_t75" style="width:47.7pt;height:18.4pt" o:ole="">
            <v:imagedata r:id="rId50" o:title=""/>
          </v:shape>
          <o:OLEObject Type="Embed" ProgID="Equation.DSMT4" ShapeID="_x0000_i1047" DrawAspect="Content" ObjectID="_1443567346" r:id="rId51"/>
        </w:object>
      </w:r>
      <w:r w:rsidR="00A20862" w:rsidRPr="00A20862">
        <w:t>.</w:t>
      </w:r>
    </w:p>
    <w:p w:rsidR="00A20862" w:rsidRPr="00A20862" w:rsidRDefault="00A20862" w:rsidP="00726609">
      <w:pPr>
        <w:rPr>
          <w:i/>
        </w:rPr>
      </w:pPr>
      <w:r w:rsidRPr="00A20862">
        <w:t>Since also material parameters can be e</w:t>
      </w:r>
      <w:r>
        <w:t>x</w:t>
      </w:r>
      <w:r w:rsidRPr="00A20862">
        <w:t xml:space="preserve">press in terms of a </w:t>
      </w:r>
      <w:r>
        <w:t xml:space="preserve">Fourier series holding both for the case (4) and for the case (3) if </w:t>
      </w:r>
      <w:r>
        <w:rPr>
          <w:i/>
        </w:rPr>
        <w:t>Q=</w:t>
      </w:r>
      <w:r w:rsidRPr="00A20862">
        <w:t>1</w:t>
      </w:r>
      <w:r>
        <w:t xml:space="preserve"> and the </w:t>
      </w:r>
      <w:r>
        <w:rPr>
          <w:i/>
        </w:rPr>
        <w:t>Q-</w:t>
      </w:r>
      <w:r w:rsidRPr="00A20862">
        <w:t>tuple</w:t>
      </w:r>
      <w:r>
        <w:t xml:space="preserve"> reverts to a single </w:t>
      </w:r>
      <w:r w:rsidR="00AA738A">
        <w:t>intege</w:t>
      </w:r>
      <w:r>
        <w:t>r</w:t>
      </w:r>
      <w:r w:rsidR="00AA738A">
        <w:t xml:space="preserve"> (Yamada et al., 1989; </w:t>
      </w:r>
      <w:r w:rsidR="00AA738A" w:rsidRPr="00C903C8">
        <w:t xml:space="preserve">Copeland </w:t>
      </w:r>
      <w:r w:rsidR="00AA738A">
        <w:t xml:space="preserve">&amp; </w:t>
      </w:r>
      <w:r w:rsidR="00AA738A" w:rsidRPr="00C903C8">
        <w:t xml:space="preserve">Langer, </w:t>
      </w:r>
      <w:r w:rsidR="00AA738A">
        <w:t>2010)</w:t>
      </w:r>
      <w:r>
        <w:t>:</w:t>
      </w:r>
      <w:r>
        <w:rPr>
          <w:i/>
        </w:rPr>
        <w:t xml:space="preserve"> </w:t>
      </w:r>
    </w:p>
    <w:p w:rsidR="00A20862" w:rsidRDefault="00A20862" w:rsidP="00726609">
      <w:pPr>
        <w:pStyle w:val="equation"/>
      </w:pPr>
      <w:r>
        <w:tab/>
      </w:r>
      <w:r w:rsidR="00AA738A" w:rsidRPr="00A20862">
        <w:rPr>
          <w:position w:val="-28"/>
        </w:rPr>
        <w:object w:dxaOrig="6100" w:dyaOrig="639">
          <v:shape id="_x0000_i1048" type="#_x0000_t75" style="width:303.05pt;height:31.8pt" o:ole="">
            <v:imagedata r:id="rId52" o:title=""/>
          </v:shape>
          <o:OLEObject Type="Embed" ProgID="Equation.DSMT4" ShapeID="_x0000_i1048" DrawAspect="Content" ObjectID="_1443567347" r:id="rId53"/>
        </w:object>
      </w:r>
      <w:r>
        <w:tab/>
        <w:t>(</w:t>
      </w:r>
      <w:r w:rsidR="00726609">
        <w:t>7</w:t>
      </w:r>
      <w:r>
        <w:t>)</w:t>
      </w:r>
    </w:p>
    <w:p w:rsidR="00A20862" w:rsidRDefault="00A20862" w:rsidP="00726609">
      <w:proofErr w:type="gramStart"/>
      <w:r>
        <w:t>with</w:t>
      </w:r>
      <w:proofErr w:type="gramEnd"/>
      <w:r>
        <w:t xml:space="preserve"> </w:t>
      </w:r>
    </w:p>
    <w:p w:rsidR="00A20862" w:rsidRDefault="00A20862" w:rsidP="00726609">
      <w:pPr>
        <w:pStyle w:val="equation"/>
      </w:pPr>
      <w:r>
        <w:tab/>
      </w:r>
      <w:r w:rsidR="00AA738A" w:rsidRPr="00A20862">
        <w:rPr>
          <w:position w:val="-56"/>
        </w:rPr>
        <w:object w:dxaOrig="4280" w:dyaOrig="1219">
          <v:shape id="_x0000_i1049" type="#_x0000_t75" style="width:213.5pt;height:61.1pt" o:ole="">
            <v:imagedata r:id="rId54" o:title=""/>
          </v:shape>
          <o:OLEObject Type="Embed" ProgID="Equation.DSMT4" ShapeID="_x0000_i1049" DrawAspect="Content" ObjectID="_1443567348" r:id="rId55"/>
        </w:object>
      </w:r>
      <w:r>
        <w:tab/>
        <w:t>(</w:t>
      </w:r>
      <w:r w:rsidR="00726609">
        <w:t>8</w:t>
      </w:r>
      <w:r>
        <w:t>)</w:t>
      </w:r>
    </w:p>
    <w:p w:rsidR="009E656D" w:rsidRDefault="006A6DE9" w:rsidP="00726609">
      <w:r>
        <w:t xml:space="preserve">The infinite summations in (4) and (5) </w:t>
      </w:r>
      <w:proofErr w:type="gramStart"/>
      <w:r>
        <w:t>are truncated</w:t>
      </w:r>
      <w:proofErr w:type="gramEnd"/>
      <w:r>
        <w:t xml:space="preserve"> to a finite number of terms, respectively </w:t>
      </w:r>
      <w:r>
        <w:rPr>
          <w:i/>
        </w:rPr>
        <w:t>P</w:t>
      </w:r>
      <w:r>
        <w:t xml:space="preserve"> and </w:t>
      </w:r>
      <w:r>
        <w:rPr>
          <w:i/>
        </w:rPr>
        <w:t>G</w:t>
      </w:r>
      <w:r>
        <w:t xml:space="preserve"> to allow for numerical computation</w:t>
      </w:r>
      <w:r w:rsidR="00981FF5">
        <w:t>.</w:t>
      </w:r>
      <w:ins w:id="16" w:author="Laurent" w:date="2013-10-17T00:20:00Z">
        <w:r w:rsidR="00937C1D">
          <w:t xml:space="preserve"> A</w:t>
        </w:r>
      </w:ins>
      <w:ins w:id="17" w:author="Laurent" w:date="2013-10-17T00:23:00Z">
        <w:r w:rsidR="00937C1D">
          <w:t xml:space="preserve"> possible truncation </w:t>
        </w:r>
      </w:ins>
      <w:ins w:id="18" w:author="Laurent" w:date="2013-10-17T00:24:00Z">
        <w:r w:rsidR="00AA0C7E">
          <w:t xml:space="preserve">criterion, as </w:t>
        </w:r>
      </w:ins>
      <w:ins w:id="19" w:author="Laurent" w:date="2013-10-17T00:31:00Z">
        <w:r w:rsidR="00AA0C7E">
          <w:t>performed</w:t>
        </w:r>
      </w:ins>
      <w:ins w:id="20" w:author="Laurent" w:date="2013-10-17T00:24:00Z">
        <w:r w:rsidR="00AA0C7E">
          <w:t xml:space="preserve"> in S</w:t>
        </w:r>
        <w:r w:rsidR="00937C1D">
          <w:t>ection 4</w:t>
        </w:r>
      </w:ins>
      <w:ins w:id="21" w:author="Laurent" w:date="2013-10-17T00:29:00Z">
        <w:r w:rsidR="00AA0C7E">
          <w:t>.</w:t>
        </w:r>
      </w:ins>
      <w:ins w:id="22" w:author="Laurent" w:date="2013-10-17T00:24:00Z">
        <w:r w:rsidR="00937C1D">
          <w:t>, is to</w:t>
        </w:r>
      </w:ins>
      <w:ins w:id="23" w:author="Laurent" w:date="2013-10-17T00:26:00Z">
        <w:r w:rsidR="00937C1D">
          <w:t xml:space="preserve"> limit the harmonic expansions such that the </w:t>
        </w:r>
      </w:ins>
      <w:ins w:id="24" w:author="Laurent" w:date="2013-10-17T00:30:00Z">
        <w:r w:rsidR="00AA0C7E">
          <w:t>impinging</w:t>
        </w:r>
      </w:ins>
      <w:ins w:id="25" w:author="Laurent" w:date="2013-10-17T00:26:00Z">
        <w:r w:rsidR="00937C1D">
          <w:t xml:space="preserve"> power </w:t>
        </w:r>
      </w:ins>
      <w:ins w:id="26" w:author="Laurent" w:date="2013-10-17T00:30:00Z">
        <w:r w:rsidR="00AA0C7E">
          <w:t xml:space="preserve">at fundamental frequencies </w:t>
        </w:r>
      </w:ins>
      <w:ins w:id="27" w:author="Laurent" w:date="2013-10-17T00:26:00Z">
        <w:r w:rsidR="00937C1D">
          <w:t xml:space="preserve">does not vary more that </w:t>
        </w:r>
      </w:ins>
      <w:ins w:id="28" w:author="Laurent" w:date="2013-10-17T00:28:00Z">
        <w:r w:rsidR="00AA0C7E" w:rsidRPr="00AA0C7E">
          <w:rPr>
            <w:position w:val="-6"/>
          </w:rPr>
          <w:object w:dxaOrig="440" w:dyaOrig="320">
            <v:shape id="_x0000_i1050" type="#_x0000_t75" style="width:21.75pt;height:16.75pt" o:ole="">
              <v:imagedata r:id="rId56" o:title=""/>
            </v:shape>
            <o:OLEObject Type="Embed" ProgID="Equation.DSMT4" ShapeID="_x0000_i1050" DrawAspect="Content" ObjectID="_1443567349" r:id="rId57"/>
          </w:object>
        </w:r>
      </w:ins>
      <w:ins w:id="29" w:author="Laurent" w:date="2013-10-17T00:28:00Z">
        <w:r w:rsidR="00937C1D">
          <w:t xml:space="preserve"> </w:t>
        </w:r>
      </w:ins>
      <w:ins w:id="30" w:author="Laurent" w:date="2013-10-17T00:31:00Z">
        <w:r w:rsidR="00AA0C7E">
          <w:t>while</w:t>
        </w:r>
      </w:ins>
      <w:ins w:id="31" w:author="Laurent" w:date="2013-10-17T00:28:00Z">
        <w:r w:rsidR="00AA0C7E">
          <w:t xml:space="preserve"> </w:t>
        </w:r>
      </w:ins>
      <w:ins w:id="32" w:author="Laurent" w:date="2013-10-17T00:30:00Z">
        <w:r w:rsidR="00AA0C7E">
          <w:t>the</w:t>
        </w:r>
      </w:ins>
      <w:ins w:id="33" w:author="Laurent" w:date="2013-10-17T00:28:00Z">
        <w:r w:rsidR="00AA0C7E">
          <w:t xml:space="preserve"> order </w:t>
        </w:r>
      </w:ins>
      <w:ins w:id="34" w:author="Laurent" w:date="2013-10-17T00:29:00Z">
        <w:r w:rsidR="00AA0C7E">
          <w:t xml:space="preserve">is </w:t>
        </w:r>
      </w:ins>
      <w:ins w:id="35" w:author="Laurent" w:date="2013-10-17T00:30:00Z">
        <w:r w:rsidR="00AA0C7E">
          <w:t>increased</w:t>
        </w:r>
      </w:ins>
      <w:ins w:id="36" w:author="Laurent" w:date="2013-10-17T00:29:00Z">
        <w:r w:rsidR="00AA0C7E">
          <w:t xml:space="preserve"> (</w:t>
        </w:r>
        <w:proofErr w:type="spellStart"/>
        <w:r w:rsidR="00AA0C7E">
          <w:t>Ntibarikure</w:t>
        </w:r>
        <w:proofErr w:type="spellEnd"/>
        <w:r w:rsidR="00AA0C7E">
          <w:t xml:space="preserve"> et al. 2012).</w:t>
        </w:r>
      </w:ins>
      <w:r w:rsidR="00981FF5">
        <w:t xml:space="preserve"> </w:t>
      </w:r>
      <w:proofErr w:type="gramStart"/>
      <w:r w:rsidR="00981FF5">
        <w:t xml:space="preserve">In this framework (2) </w:t>
      </w:r>
      <w:r w:rsidR="00726609">
        <w:t xml:space="preserve">must be solved for all </w:t>
      </w:r>
      <w:r w:rsidR="00726609">
        <w:lastRenderedPageBreak/>
        <w:t xml:space="preserve">harmonic fields </w:t>
      </w:r>
      <w:r w:rsidR="00726609" w:rsidRPr="007B1F66">
        <w:rPr>
          <w:position w:val="-14"/>
        </w:rPr>
        <w:object w:dxaOrig="499" w:dyaOrig="380">
          <v:shape id="_x0000_i1051" type="#_x0000_t75" style="width:25.1pt;height:18.4pt" o:ole="">
            <v:imagedata r:id="rId58" o:title=""/>
          </v:shape>
          <o:OLEObject Type="Embed" ProgID="Equation.DSMT4" ShapeID="_x0000_i1051" DrawAspect="Content" ObjectID="_1443567350" r:id="rId59"/>
        </w:object>
      </w:r>
      <w:r w:rsidR="00726609">
        <w:t xml:space="preserve">in expansion (6), hence expansion (3) must be applied to all </w:t>
      </w:r>
      <w:r w:rsidR="00726609" w:rsidRPr="007B1F66">
        <w:rPr>
          <w:position w:val="-14"/>
        </w:rPr>
        <w:object w:dxaOrig="499" w:dyaOrig="380">
          <v:shape id="_x0000_i1052" type="#_x0000_t75" style="width:25.1pt;height:18.4pt" o:ole="">
            <v:imagedata r:id="rId58" o:title=""/>
          </v:shape>
          <o:OLEObject Type="Embed" ProgID="Equation.DSMT4" ShapeID="_x0000_i1052" DrawAspect="Content" ObjectID="_1443567351" r:id="rId60"/>
        </w:object>
      </w:r>
      <w:r w:rsidR="00726609">
        <w:t xml:space="preserve"> and, the linear system (4) stays formally the same except that each of the entry </w:t>
      </w:r>
      <w:r w:rsidR="00726609" w:rsidRPr="00726609">
        <w:rPr>
          <w:position w:val="-10"/>
        </w:rPr>
        <w:object w:dxaOrig="380" w:dyaOrig="320">
          <v:shape id="_x0000_i1053" type="#_x0000_t75" style="width:18.4pt;height:15.9pt" o:ole="">
            <v:imagedata r:id="rId61" o:title=""/>
          </v:shape>
          <o:OLEObject Type="Embed" ProgID="Equation.DSMT4" ShapeID="_x0000_i1053" DrawAspect="Content" ObjectID="_1443567352" r:id="rId62"/>
        </w:object>
      </w:r>
      <w:r w:rsidR="00726609">
        <w:t xml:space="preserve"> of matrix </w:t>
      </w:r>
      <w:r w:rsidR="00726609" w:rsidRPr="00726609">
        <w:rPr>
          <w:position w:val="-10"/>
        </w:rPr>
        <w:object w:dxaOrig="380" w:dyaOrig="300">
          <v:shape id="_x0000_i1054" type="#_x0000_t75" style="width:18.4pt;height:15.05pt" o:ole="">
            <v:imagedata r:id="rId63" o:title=""/>
          </v:shape>
          <o:OLEObject Type="Embed" ProgID="Equation.DSMT4" ShapeID="_x0000_i1054" DrawAspect="Content" ObjectID="_1443567353" r:id="rId64"/>
        </w:object>
      </w:r>
      <w:r w:rsidR="00726609">
        <w:t xml:space="preserve"> becomes itself a </w:t>
      </w:r>
      <w:r w:rsidR="00726609" w:rsidRPr="00726609">
        <w:rPr>
          <w:position w:val="-4"/>
        </w:rPr>
        <w:object w:dxaOrig="780" w:dyaOrig="240">
          <v:shape id="_x0000_i1055" type="#_x0000_t75" style="width:39.35pt;height:11.7pt" o:ole="">
            <v:imagedata r:id="rId65" o:title=""/>
          </v:shape>
          <o:OLEObject Type="Embed" ProgID="Equation.DSMT4" ShapeID="_x0000_i1055" DrawAspect="Content" ObjectID="_1443567354" r:id="rId66"/>
        </w:object>
      </w:r>
      <w:r w:rsidR="00726609">
        <w:t xml:space="preserve"> matrix while each entry </w:t>
      </w:r>
      <w:r w:rsidR="00726609" w:rsidRPr="00726609">
        <w:rPr>
          <w:position w:val="-10"/>
        </w:rPr>
        <w:object w:dxaOrig="279" w:dyaOrig="320">
          <v:shape id="_x0000_i1056" type="#_x0000_t75" style="width:14.25pt;height:15.9pt" o:ole="">
            <v:imagedata r:id="rId67" o:title=""/>
          </v:shape>
          <o:OLEObject Type="Embed" ProgID="Equation.DSMT4" ShapeID="_x0000_i1056" DrawAspect="Content" ObjectID="_1443567355" r:id="rId68"/>
        </w:object>
      </w:r>
      <w:r w:rsidR="00726609">
        <w:t xml:space="preserve"> of </w:t>
      </w:r>
      <w:r w:rsidR="009E656D">
        <w:t>vector</w:t>
      </w:r>
      <w:r w:rsidR="00726609">
        <w:t xml:space="preserve"> </w:t>
      </w:r>
      <w:r w:rsidR="009E656D" w:rsidRPr="00726609">
        <w:rPr>
          <w:position w:val="-10"/>
        </w:rPr>
        <w:object w:dxaOrig="340" w:dyaOrig="300">
          <v:shape id="_x0000_i1057" type="#_x0000_t75" style="width:17.6pt;height:15.05pt" o:ole="">
            <v:imagedata r:id="rId69" o:title=""/>
          </v:shape>
          <o:OLEObject Type="Embed" ProgID="Equation.DSMT4" ShapeID="_x0000_i1057" DrawAspect="Content" ObjectID="_1443567356" r:id="rId70"/>
        </w:object>
      </w:r>
      <w:r w:rsidR="00726609">
        <w:t xml:space="preserve"> </w:t>
      </w:r>
      <w:r w:rsidR="009E656D">
        <w:t>becomes a 2</w:t>
      </w:r>
      <w:r w:rsidR="009E656D" w:rsidRPr="009E656D">
        <w:rPr>
          <w:i/>
        </w:rPr>
        <w:t>P</w:t>
      </w:r>
      <w:r w:rsidR="009E656D">
        <w:t xml:space="preserve"> vector, </w:t>
      </w:r>
      <w:r w:rsidR="00726609">
        <w:t xml:space="preserve">relative to the </w:t>
      </w:r>
      <w:del w:id="37" w:author="Laurent" w:date="2013-10-17T00:33:00Z">
        <w:r w:rsidR="00DC6FA5" w:rsidRPr="00A20862" w:rsidDel="00875593">
          <w:delText xml:space="preserve">The </w:delText>
        </w:r>
      </w:del>
      <w:r w:rsidR="00726609">
        <w:rPr>
          <w:i/>
        </w:rPr>
        <w:t xml:space="preserve">P </w:t>
      </w:r>
      <w:r w:rsidR="00726609" w:rsidRPr="00726609">
        <w:t>sine and</w:t>
      </w:r>
      <w:r w:rsidR="00726609">
        <w:rPr>
          <w:i/>
        </w:rPr>
        <w:t xml:space="preserve"> </w:t>
      </w:r>
      <w:r w:rsidR="00726609" w:rsidRPr="00726609">
        <w:rPr>
          <w:i/>
        </w:rPr>
        <w:t>P</w:t>
      </w:r>
      <w:r w:rsidR="00726609">
        <w:t xml:space="preserve"> cosine coef</w:t>
      </w:r>
      <w:r w:rsidR="009E656D">
        <w:t xml:space="preserve">ficients in the expansion (6), the same holds true for the known vector </w:t>
      </w:r>
      <w:r w:rsidR="009E656D" w:rsidRPr="00726609">
        <w:rPr>
          <w:position w:val="-10"/>
        </w:rPr>
        <w:object w:dxaOrig="360" w:dyaOrig="300">
          <v:shape id="_x0000_i1058" type="#_x0000_t75" style="width:18.4pt;height:15.05pt" o:ole="">
            <v:imagedata r:id="rId71" o:title=""/>
          </v:shape>
          <o:OLEObject Type="Embed" ProgID="Equation.DSMT4" ShapeID="_x0000_i1058" DrawAspect="Content" ObjectID="_1443567357" r:id="rId72"/>
        </w:object>
      </w:r>
      <w:r w:rsidR="009E656D">
        <w:t xml:space="preserve"> terms :</w:t>
      </w:r>
      <w:proofErr w:type="gramEnd"/>
    </w:p>
    <w:p w:rsidR="009E656D" w:rsidRDefault="009E656D" w:rsidP="009E656D">
      <w:pPr>
        <w:pStyle w:val="equation"/>
      </w:pPr>
      <w:r>
        <w:tab/>
      </w:r>
      <w:r w:rsidR="00D75417" w:rsidRPr="009E656D">
        <w:rPr>
          <w:position w:val="-64"/>
        </w:rPr>
        <w:object w:dxaOrig="6160" w:dyaOrig="1380">
          <v:shape id="_x0000_i1059" type="#_x0000_t75" style="width:308.1pt;height:68.65pt" o:ole="">
            <v:imagedata r:id="rId73" o:title=""/>
          </v:shape>
          <o:OLEObject Type="Embed" ProgID="Equation.DSMT4" ShapeID="_x0000_i1059" DrawAspect="Content" ObjectID="_1443567358" r:id="rId74"/>
        </w:object>
      </w:r>
      <w:r>
        <w:tab/>
        <w:t>(9)</w:t>
      </w:r>
    </w:p>
    <w:p w:rsidR="00DC6FA5" w:rsidRDefault="009E656D" w:rsidP="00726609">
      <w:proofErr w:type="gramStart"/>
      <w:r>
        <w:t>in</w:t>
      </w:r>
      <w:proofErr w:type="gramEnd"/>
      <w:r>
        <w:t xml:space="preserve"> (9) indices </w:t>
      </w:r>
      <w:r>
        <w:rPr>
          <w:i/>
        </w:rPr>
        <w:t xml:space="preserve">p </w:t>
      </w:r>
      <w:r>
        <w:t xml:space="preserve"> and </w:t>
      </w:r>
      <w:r>
        <w:rPr>
          <w:i/>
        </w:rPr>
        <w:t>q</w:t>
      </w:r>
      <w:r>
        <w:t xml:space="preserve"> in</w:t>
      </w:r>
      <w:r w:rsidRPr="007B1F66">
        <w:rPr>
          <w:position w:val="-10"/>
        </w:rPr>
        <w:object w:dxaOrig="980" w:dyaOrig="340">
          <v:shape id="_x0000_i1060" type="#_x0000_t75" style="width:48.55pt;height:17.6pt" o:ole="">
            <v:imagedata r:id="rId75" o:title=""/>
          </v:shape>
          <o:OLEObject Type="Embed" ProgID="Equation.DSMT4" ShapeID="_x0000_i1060" DrawAspect="Content" ObjectID="_1443567359" r:id="rId76"/>
        </w:object>
      </w:r>
      <w:r>
        <w:t xml:space="preserve"> are relative to an appropriate ordered indexing of all the possible </w:t>
      </w:r>
      <w:r>
        <w:rPr>
          <w:i/>
        </w:rPr>
        <w:t>Q</w:t>
      </w:r>
      <w:r w:rsidRPr="009E656D">
        <w:t xml:space="preserve">-tuples </w:t>
      </w:r>
      <w:r w:rsidRPr="009E656D">
        <w:rPr>
          <w:position w:val="-10"/>
        </w:rPr>
        <w:object w:dxaOrig="360" w:dyaOrig="300">
          <v:shape id="_x0000_i1061" type="#_x0000_t75" style="width:18.4pt;height:15.05pt" o:ole="">
            <v:imagedata r:id="rId77" o:title=""/>
          </v:shape>
          <o:OLEObject Type="Embed" ProgID="Equation.DSMT4" ShapeID="_x0000_i1061" DrawAspect="Content" ObjectID="_1443567360" r:id="rId78"/>
        </w:object>
      </w:r>
      <w:r>
        <w:t xml:space="preserve">. In the case of a single incident frequency then </w:t>
      </w:r>
      <w:r>
        <w:rPr>
          <w:i/>
        </w:rPr>
        <w:t>p</w:t>
      </w:r>
      <w:r>
        <w:t xml:space="preserve"> is the order of the harmonic.</w:t>
      </w:r>
    </w:p>
    <w:p w:rsidR="009E656D" w:rsidRDefault="009E656D" w:rsidP="00726609">
      <w:proofErr w:type="gramStart"/>
      <w:r>
        <w:t xml:space="preserve">Since </w:t>
      </w:r>
      <w:proofErr w:type="gramEnd"/>
      <w:r w:rsidRPr="007B1F66">
        <w:rPr>
          <w:position w:val="-10"/>
        </w:rPr>
        <w:object w:dxaOrig="980" w:dyaOrig="340">
          <v:shape id="_x0000_i1062" type="#_x0000_t75" style="width:48.55pt;height:17.6pt" o:ole="">
            <v:imagedata r:id="rId75" o:title=""/>
          </v:shape>
          <o:OLEObject Type="Embed" ProgID="Equation.DSMT4" ShapeID="_x0000_i1062" DrawAspect="Content" ObjectID="_1443567361" r:id="rId79"/>
        </w:object>
      </w:r>
      <w:r>
        <w:t xml:space="preserve">, and hence </w:t>
      </w:r>
      <w:r w:rsidRPr="007B1F66">
        <w:rPr>
          <w:position w:val="-10"/>
        </w:rPr>
        <w:object w:dxaOrig="380" w:dyaOrig="320">
          <v:shape id="_x0000_i1063" type="#_x0000_t75" style="width:18.4pt;height:15.9pt" o:ole="">
            <v:imagedata r:id="rId80" o:title=""/>
          </v:shape>
          <o:OLEObject Type="Embed" ProgID="Equation.DSMT4" ShapeID="_x0000_i1063" DrawAspect="Content" ObjectID="_1443567362" r:id="rId81"/>
        </w:object>
      </w:r>
      <w:r>
        <w:t xml:space="preserve"> depends on the material properties (1) through (2),</w:t>
      </w:r>
      <w:r w:rsidR="00AE51D8">
        <w:t xml:space="preserve"> and hence on the electric and magnetic fields,</w:t>
      </w:r>
      <w:r>
        <w:t xml:space="preserve"> it is evident that entries of matrix </w:t>
      </w:r>
      <w:r w:rsidRPr="00726609">
        <w:rPr>
          <w:position w:val="-10"/>
        </w:rPr>
        <w:object w:dxaOrig="380" w:dyaOrig="300">
          <v:shape id="_x0000_i1064" type="#_x0000_t75" style="width:18.4pt;height:15.05pt" o:ole="">
            <v:imagedata r:id="rId63" o:title=""/>
          </v:shape>
          <o:OLEObject Type="Embed" ProgID="Equation.DSMT4" ShapeID="_x0000_i1064" DrawAspect="Content" ObjectID="_1443567363" r:id="rId82"/>
        </w:object>
      </w:r>
      <w:r>
        <w:t xml:space="preserve"> depend on the solution </w:t>
      </w:r>
      <w:r w:rsidRPr="00726609">
        <w:rPr>
          <w:position w:val="-10"/>
        </w:rPr>
        <w:object w:dxaOrig="340" w:dyaOrig="300">
          <v:shape id="_x0000_i1065" type="#_x0000_t75" style="width:17.6pt;height:15.05pt" o:ole="">
            <v:imagedata r:id="rId69" o:title=""/>
          </v:shape>
          <o:OLEObject Type="Embed" ProgID="Equation.DSMT4" ShapeID="_x0000_i1065" DrawAspect="Content" ObjectID="_1443567364" r:id="rId83"/>
        </w:object>
      </w:r>
      <w:r w:rsidR="00AE51D8">
        <w:t>, hence a direct solution is not possible.</w:t>
      </w:r>
    </w:p>
    <w:p w:rsidR="00AE51D8" w:rsidRDefault="00AE51D8" w:rsidP="00726609">
      <w:r>
        <w:t xml:space="preserve">An iterative solution is hence necessary, hypothesizing a null first guess </w:t>
      </w:r>
      <w:r w:rsidRPr="00726609">
        <w:rPr>
          <w:position w:val="-10"/>
        </w:rPr>
        <w:object w:dxaOrig="520" w:dyaOrig="340">
          <v:shape id="_x0000_i1066" type="#_x0000_t75" style="width:25.95pt;height:17.6pt" o:ole="">
            <v:imagedata r:id="rId84" o:title=""/>
          </v:shape>
          <o:OLEObject Type="Embed" ProgID="Equation.DSMT4" ShapeID="_x0000_i1066" DrawAspect="Content" ObjectID="_1443567365" r:id="rId85"/>
        </w:object>
      </w:r>
      <w:r>
        <w:t xml:space="preserve"> for the unknown electric field to compute a first system matrix </w:t>
      </w:r>
      <w:r w:rsidR="008E4EF4" w:rsidRPr="00726609">
        <w:rPr>
          <w:position w:val="-10"/>
        </w:rPr>
        <w:object w:dxaOrig="999" w:dyaOrig="340">
          <v:shape id="_x0000_i1067" type="#_x0000_t75" style="width:50.25pt;height:17.6pt" o:ole="">
            <v:imagedata r:id="rId86" o:title=""/>
          </v:shape>
          <o:OLEObject Type="Embed" ProgID="Equation.DSMT4" ShapeID="_x0000_i1067" DrawAspect="Content" ObjectID="_1443567366" r:id="rId87"/>
        </w:object>
      </w:r>
      <w:r>
        <w:t xml:space="preserve"> </w:t>
      </w:r>
      <w:r w:rsidR="008E4EF4">
        <w:t xml:space="preserve">and right hand </w:t>
      </w:r>
      <w:proofErr w:type="gramStart"/>
      <w:r w:rsidR="008E4EF4">
        <w:t xml:space="preserve">side </w:t>
      </w:r>
      <w:r w:rsidR="008E4EF4" w:rsidRPr="00726609">
        <w:rPr>
          <w:position w:val="-10"/>
        </w:rPr>
        <w:object w:dxaOrig="980" w:dyaOrig="340">
          <v:shape id="_x0000_i1068" type="#_x0000_t75" style="width:48.55pt;height:17.6pt" o:ole="">
            <v:imagedata r:id="rId88" o:title=""/>
          </v:shape>
          <o:OLEObject Type="Embed" ProgID="Equation.DSMT4" ShapeID="_x0000_i1068" DrawAspect="Content" ObjectID="_1443567367" r:id="rId89"/>
        </w:object>
      </w:r>
      <w:r w:rsidR="008E4EF4">
        <w:t xml:space="preserve"> . From these a new value of the unknown vector is obtained </w:t>
      </w:r>
      <w:proofErr w:type="gramStart"/>
      <w:r w:rsidR="008E4EF4">
        <w:t xml:space="preserve">solving </w:t>
      </w:r>
      <w:r w:rsidR="00943B77" w:rsidRPr="00943B77">
        <w:rPr>
          <w:position w:val="-16"/>
        </w:rPr>
        <w:object w:dxaOrig="2240" w:dyaOrig="400">
          <v:shape id="_x0000_i1069" type="#_x0000_t75" style="width:112.2pt;height:20.1pt" o:ole="">
            <v:imagedata r:id="rId90" o:title=""/>
          </v:shape>
          <o:OLEObject Type="Embed" ProgID="Equation.DSMT4" ShapeID="_x0000_i1069" DrawAspect="Content" ObjectID="_1443567368" r:id="rId91"/>
        </w:object>
      </w:r>
      <w:r w:rsidR="008E4EF4">
        <w:t xml:space="preserve"> . From the new </w:t>
      </w:r>
      <w:proofErr w:type="gramStart"/>
      <w:r w:rsidR="008E4EF4">
        <w:t>value</w:t>
      </w:r>
      <w:proofErr w:type="gramEnd"/>
      <w:r w:rsidR="008E4EF4">
        <w:t xml:space="preserve"> </w:t>
      </w:r>
      <w:r w:rsidR="008E4EF4" w:rsidRPr="00726609">
        <w:rPr>
          <w:position w:val="-10"/>
        </w:rPr>
        <w:object w:dxaOrig="499" w:dyaOrig="340">
          <v:shape id="_x0000_i1070" type="#_x0000_t75" style="width:25.1pt;height:17.6pt" o:ole="">
            <v:imagedata r:id="rId92" o:title=""/>
          </v:shape>
          <o:OLEObject Type="Embed" ProgID="Equation.DSMT4" ShapeID="_x0000_i1070" DrawAspect="Content" ObjectID="_1443567369" r:id="rId93"/>
        </w:object>
      </w:r>
      <w:r w:rsidR="008E4EF4">
        <w:t xml:space="preserve"> a new system can be computed.</w:t>
      </w:r>
    </w:p>
    <w:p w:rsidR="008E4EF4" w:rsidRDefault="008E4EF4" w:rsidP="00726609">
      <w:r>
        <w:t xml:space="preserve">Rather than the simple Picard iteration detailed above, a relaxed iteration often proves to have better convergence properties. In the relaxed </w:t>
      </w:r>
      <w:proofErr w:type="gramStart"/>
      <w:r>
        <w:t>iteratio</w:t>
      </w:r>
      <w:r w:rsidR="00943B77">
        <w:t>n</w:t>
      </w:r>
      <w:proofErr w:type="gramEnd"/>
      <w:r w:rsidR="00943B77">
        <w:t xml:space="preserve"> the field used to compute the new linear system is a weighted sum of the two previous iteration step results:</w:t>
      </w:r>
    </w:p>
    <w:p w:rsidR="00943B77" w:rsidRDefault="00943B77" w:rsidP="00943B77">
      <w:pPr>
        <w:pStyle w:val="equation"/>
      </w:pPr>
      <w:r>
        <w:tab/>
      </w:r>
      <w:r w:rsidRPr="00943B77">
        <w:rPr>
          <w:position w:val="-22"/>
        </w:rPr>
        <w:object w:dxaOrig="4980" w:dyaOrig="460">
          <v:shape id="_x0000_i1071" type="#_x0000_t75" style="width:248.65pt;height:23.45pt" o:ole="">
            <v:imagedata r:id="rId94" o:title=""/>
          </v:shape>
          <o:OLEObject Type="Embed" ProgID="Equation.DSMT4" ShapeID="_x0000_i1071" DrawAspect="Content" ObjectID="_1443567370" r:id="rId95"/>
        </w:object>
      </w:r>
      <w:r>
        <w:tab/>
        <w:t>(10)</w:t>
      </w:r>
    </w:p>
    <w:p w:rsidR="009E656D" w:rsidRPr="009E656D" w:rsidRDefault="00943B77" w:rsidP="00943B77">
      <w:proofErr w:type="gramStart"/>
      <w:r>
        <w:t xml:space="preserve">with </w:t>
      </w:r>
      <w:proofErr w:type="gramEnd"/>
      <w:r w:rsidRPr="00943B77">
        <w:rPr>
          <w:position w:val="-10"/>
        </w:rPr>
        <w:object w:dxaOrig="800" w:dyaOrig="300">
          <v:shape id="_x0000_i1072" type="#_x0000_t75" style="width:39.35pt;height:15.05pt" o:ole="">
            <v:imagedata r:id="rId96" o:title=""/>
          </v:shape>
          <o:OLEObject Type="Embed" ProgID="Equation.DSMT4" ShapeID="_x0000_i1072" DrawAspect="Content" ObjectID="_1443567371" r:id="rId97"/>
        </w:object>
      </w:r>
      <w:r>
        <w:t xml:space="preserve">. </w:t>
      </w:r>
      <w:r w:rsidRPr="00943B77">
        <w:rPr>
          <w:position w:val="-10"/>
        </w:rPr>
        <w:object w:dxaOrig="480" w:dyaOrig="300">
          <v:shape id="_x0000_i1073" type="#_x0000_t75" style="width:24.3pt;height:15.05pt" o:ole="">
            <v:imagedata r:id="rId98" o:title=""/>
          </v:shape>
          <o:OLEObject Type="Embed" ProgID="Equation.DSMT4" ShapeID="_x0000_i1073" DrawAspect="Content" ObjectID="_1443567372" r:id="rId99"/>
        </w:object>
      </w:r>
      <w:r>
        <w:t xml:space="preserve"> gives the standard Picard iteration (</w:t>
      </w:r>
      <w:r w:rsidR="00692722">
        <w:t>Guarnieri et al., 2010</w:t>
      </w:r>
      <w:r>
        <w:t>), while low values damps the oscillations which may</w:t>
      </w:r>
      <w:r w:rsidR="00692722">
        <w:t xml:space="preserve"> </w:t>
      </w:r>
      <w:r>
        <w:t>arise with highly nonlinear materials or high intensity impressed</w:t>
      </w:r>
      <w:r w:rsidR="00692722">
        <w:t xml:space="preserve"> </w:t>
      </w:r>
      <w:r>
        <w:t xml:space="preserve">fields at the cost of a slower convergence </w:t>
      </w:r>
      <w:r w:rsidR="00692722">
        <w:t>(Silvester &amp; Ferrari, 1997, pp. 187–190)</w:t>
      </w:r>
      <w:r>
        <w:t xml:space="preserve">. The process </w:t>
      </w:r>
      <w:proofErr w:type="gramStart"/>
      <w:r>
        <w:t>is repeated</w:t>
      </w:r>
      <w:proofErr w:type="gramEnd"/>
      <w:r w:rsidR="00692722">
        <w:t xml:space="preserve"> </w:t>
      </w:r>
      <w:r>
        <w:t>until the relative error between the updated solution and</w:t>
      </w:r>
      <w:r w:rsidR="00692722">
        <w:t xml:space="preserve"> </w:t>
      </w:r>
      <w:r>
        <w:t>the previous one, in the sense of the Euclidean norm, is less than</w:t>
      </w:r>
      <w:r w:rsidR="00692722">
        <w:t xml:space="preserve"> </w:t>
      </w:r>
      <w:r>
        <w:t>a prescrib</w:t>
      </w:r>
      <w:r w:rsidR="00692722">
        <w:t>ed value (</w:t>
      </w:r>
      <w:proofErr w:type="spellStart"/>
      <w:r w:rsidR="00692722">
        <w:t>Guarnieri</w:t>
      </w:r>
      <w:proofErr w:type="spellEnd"/>
      <w:r w:rsidR="00692722">
        <w:t xml:space="preserve"> et al. 2010, Ntibarikure et al. 2012)</w:t>
      </w:r>
      <w:r w:rsidR="0059447C">
        <w:t>:</w:t>
      </w:r>
    </w:p>
    <w:p w:rsidR="0059447C" w:rsidRDefault="0059447C" w:rsidP="0059447C">
      <w:pPr>
        <w:pStyle w:val="equation"/>
      </w:pPr>
      <w:r>
        <w:lastRenderedPageBreak/>
        <w:tab/>
      </w:r>
      <w:r w:rsidR="00DD1858" w:rsidRPr="0059447C">
        <w:rPr>
          <w:position w:val="-34"/>
        </w:rPr>
        <w:object w:dxaOrig="1780" w:dyaOrig="800">
          <v:shape id="_x0000_i1074" type="#_x0000_t75" style="width:89.6pt;height:39.35pt" o:ole="">
            <v:imagedata r:id="rId100" o:title=""/>
          </v:shape>
          <o:OLEObject Type="Embed" ProgID="Equation.DSMT4" ShapeID="_x0000_i1074" DrawAspect="Content" ObjectID="_1443567373" r:id="rId101"/>
        </w:object>
      </w:r>
      <w:r>
        <w:tab/>
        <w:t>(1</w:t>
      </w:r>
      <w:r w:rsidR="00DA56A4">
        <w:t>1</w:t>
      </w:r>
      <w:r>
        <w:t>)</w:t>
      </w:r>
    </w:p>
    <w:p w:rsidR="00943B77" w:rsidRDefault="00943B77" w:rsidP="00726609"/>
    <w:p w:rsidR="006D2AF4" w:rsidRPr="00FC1E93" w:rsidRDefault="006D2AF4" w:rsidP="00726609">
      <w:r w:rsidRPr="00FC1E93">
        <w:t>The order of the resulting HB</w:t>
      </w:r>
      <w:r w:rsidR="0059447C">
        <w:t>-</w:t>
      </w:r>
      <w:r w:rsidRPr="00FC1E93">
        <w:t>FE system</w:t>
      </w:r>
      <w:r w:rsidR="0059447C">
        <w:t>s (10</w:t>
      </w:r>
      <w:proofErr w:type="gramStart"/>
      <w:r w:rsidR="0059447C">
        <w:t xml:space="preserve">) </w:t>
      </w:r>
      <w:r w:rsidRPr="00FC1E93">
        <w:t xml:space="preserve"> is</w:t>
      </w:r>
      <w:proofErr w:type="gramEnd"/>
      <w:r w:rsidRPr="00FC1E93">
        <w:t xml:space="preserve"> </w:t>
      </w:r>
      <w:r w:rsidR="0059447C">
        <w:t xml:space="preserve">hence </w:t>
      </w:r>
      <w:r w:rsidR="0059447C" w:rsidRPr="0059447C">
        <w:rPr>
          <w:position w:val="-6"/>
        </w:rPr>
        <w:object w:dxaOrig="499" w:dyaOrig="260">
          <v:shape id="_x0000_i1075" type="#_x0000_t75" style="width:25.1pt;height:12.55pt" o:ole="">
            <v:imagedata r:id="rId102" o:title=""/>
          </v:shape>
          <o:OLEObject Type="Embed" ProgID="Equation.DSMT4" ShapeID="_x0000_i1075" DrawAspect="Content" ObjectID="_1443567374" r:id="rId103"/>
        </w:object>
      </w:r>
      <w:r w:rsidRPr="00FC1E93">
        <w:t>, and this</w:t>
      </w:r>
      <w:r w:rsidR="0059447C">
        <w:t xml:space="preserve"> </w:t>
      </w:r>
      <w:r w:rsidRPr="00FC1E93">
        <w:t>number can become very high,</w:t>
      </w:r>
      <w:r w:rsidR="0059447C">
        <w:t xml:space="preserve"> especially if more than a frequency is present in the impinging signal and intermodulation products are generated. </w:t>
      </w:r>
      <w:r w:rsidRPr="00FC1E93">
        <w:t xml:space="preserve"> </w:t>
      </w:r>
      <w:r w:rsidR="0059447C">
        <w:t>S</w:t>
      </w:r>
      <w:r w:rsidRPr="00FC1E93">
        <w:t>ince</w:t>
      </w:r>
      <w:r w:rsidR="0059447C">
        <w:t>, furthermore,</w:t>
      </w:r>
      <w:r w:rsidRPr="00FC1E93">
        <w:t xml:space="preserve"> the solutions have</w:t>
      </w:r>
      <w:r w:rsidR="0059447C">
        <w:t xml:space="preserve"> </w:t>
      </w:r>
      <w:r w:rsidRPr="00FC1E93">
        <w:t xml:space="preserve">to </w:t>
      </w:r>
      <w:proofErr w:type="gramStart"/>
      <w:r w:rsidRPr="00FC1E93">
        <w:t>be itera</w:t>
      </w:r>
      <w:r w:rsidR="0059447C">
        <w:t>ted</w:t>
      </w:r>
      <w:proofErr w:type="gramEnd"/>
      <w:r w:rsidRPr="00FC1E93">
        <w:t xml:space="preserve"> building at each step a new linearized</w:t>
      </w:r>
    </w:p>
    <w:p w:rsidR="006D2AF4" w:rsidRDefault="006D2AF4" w:rsidP="00726609">
      <w:proofErr w:type="gramStart"/>
      <w:r w:rsidRPr="00FC1E93">
        <w:t>system</w:t>
      </w:r>
      <w:proofErr w:type="gramEnd"/>
      <w:r w:rsidRPr="00FC1E93">
        <w:t>, computing time can become too high. To enhance the</w:t>
      </w:r>
      <w:r w:rsidR="0059447C">
        <w:t xml:space="preserve"> </w:t>
      </w:r>
      <w:r w:rsidRPr="00FC1E93">
        <w:t xml:space="preserve">computational efficiency, a DD approach </w:t>
      </w:r>
      <w:proofErr w:type="gramStart"/>
      <w:r w:rsidR="0059447C">
        <w:t>can be exploited</w:t>
      </w:r>
      <w:proofErr w:type="gramEnd"/>
      <w:r w:rsidR="0059447C">
        <w:t>, as detailed in the following section.</w:t>
      </w:r>
    </w:p>
    <w:p w:rsidR="0059447C" w:rsidRDefault="0059447C" w:rsidP="00726609"/>
    <w:p w:rsidR="0059447C" w:rsidRPr="0059447C" w:rsidRDefault="0059447C" w:rsidP="0059447C">
      <w:pPr>
        <w:rPr>
          <w:b/>
        </w:rPr>
      </w:pPr>
      <w:r>
        <w:rPr>
          <w:b/>
        </w:rPr>
        <w:t>3</w:t>
      </w:r>
      <w:r w:rsidRPr="0059447C">
        <w:rPr>
          <w:b/>
        </w:rPr>
        <w:t xml:space="preserve">. </w:t>
      </w:r>
      <w:r>
        <w:rPr>
          <w:b/>
        </w:rPr>
        <w:t>DOMAIN DECOMPOSITION</w:t>
      </w:r>
    </w:p>
    <w:p w:rsidR="0059447C" w:rsidRDefault="003124A6" w:rsidP="00726609">
      <w:r>
        <w:t xml:space="preserve">In the proposed DD </w:t>
      </w:r>
      <w:proofErr w:type="gramStart"/>
      <w:r>
        <w:t>approach</w:t>
      </w:r>
      <w:proofErr w:type="gramEnd"/>
      <w:r>
        <w:t xml:space="preserve"> the original problem domain </w:t>
      </w:r>
      <w:r w:rsidRPr="00FC1E93">
        <w:rPr>
          <w:rFonts w:ascii="Symbol" w:hAnsi="Symbol"/>
        </w:rPr>
        <w:t></w:t>
      </w:r>
      <w:r>
        <w:rPr>
          <w:rFonts w:ascii="Times New Roman" w:hAnsi="Times New Roman" w:cs="Times New Roman"/>
        </w:rPr>
        <w:t xml:space="preserve"> (Fig. 1) is decomposed in several smaller subdomains </w:t>
      </w:r>
      <w:r w:rsidRPr="00943B77">
        <w:rPr>
          <w:position w:val="-10"/>
        </w:rPr>
        <w:object w:dxaOrig="279" w:dyaOrig="320">
          <v:shape id="_x0000_i1076" type="#_x0000_t75" style="width:14.25pt;height:15.9pt" o:ole="">
            <v:imagedata r:id="rId104" o:title=""/>
          </v:shape>
          <o:OLEObject Type="Embed" ProgID="Equation.DSMT4" ShapeID="_x0000_i1076" DrawAspect="Content" ObjectID="_1443567375" r:id="rId105"/>
        </w:object>
      </w:r>
      <w:r>
        <w:t xml:space="preserve"> so that (Fig. 2):</w:t>
      </w:r>
      <w:r>
        <w:rPr>
          <w:rFonts w:ascii="Times New Roman" w:hAnsi="Times New Roman" w:cs="Times New Roman"/>
        </w:rPr>
        <w:t xml:space="preserve"> </w:t>
      </w:r>
      <w:r w:rsidRPr="003124A6">
        <w:rPr>
          <w:rFonts w:ascii="Times New Roman" w:hAnsi="Times New Roman" w:cs="Times New Roman"/>
        </w:rPr>
        <w:t xml:space="preserve"> </w:t>
      </w:r>
    </w:p>
    <w:p w:rsidR="003124A6" w:rsidRDefault="003124A6" w:rsidP="003124A6">
      <w:pPr>
        <w:pStyle w:val="equation"/>
      </w:pPr>
      <w:r>
        <w:tab/>
      </w:r>
      <w:r w:rsidRPr="003124A6">
        <w:rPr>
          <w:position w:val="-26"/>
        </w:rPr>
        <w:object w:dxaOrig="3300" w:dyaOrig="639">
          <v:shape id="_x0000_i1077" type="#_x0000_t75" style="width:164.95pt;height:32.65pt" o:ole="">
            <v:imagedata r:id="rId106" o:title=""/>
          </v:shape>
          <o:OLEObject Type="Embed" ProgID="Equation.DSMT4" ShapeID="_x0000_i1077" DrawAspect="Content" ObjectID="_1443567376" r:id="rId107"/>
        </w:object>
      </w:r>
      <w:r>
        <w:tab/>
        <w:t>(</w:t>
      </w:r>
      <w:r w:rsidR="00DA56A4">
        <w:t>12)</w:t>
      </w:r>
    </w:p>
    <w:p w:rsidR="003124A6" w:rsidRDefault="003124A6" w:rsidP="00726609">
      <w:r>
        <w:t xml:space="preserve">The unknowns of the original FE problem (4) can be renumbered on a subdomain by subdomain basis so as to group together all unknowns internal to each subdomain, while keeping together all the unknowns relative to all </w:t>
      </w:r>
      <w:proofErr w:type="gramStart"/>
      <w:r>
        <w:t xml:space="preserve">boundaries </w:t>
      </w:r>
      <w:proofErr w:type="gramEnd"/>
      <w:r w:rsidRPr="003124A6">
        <w:rPr>
          <w:position w:val="-14"/>
        </w:rPr>
        <w:object w:dxaOrig="1120" w:dyaOrig="360">
          <v:shape id="_x0000_i1078" type="#_x0000_t75" style="width:56.1pt;height:18.4pt" o:ole="">
            <v:imagedata r:id="rId108" o:title=""/>
          </v:shape>
          <o:OLEObject Type="Embed" ProgID="Equation.DSMT4" ShapeID="_x0000_i1078" DrawAspect="Content" ObjectID="_1443567377" r:id="rId109"/>
        </w:object>
      </w:r>
      <w:r w:rsidRPr="003124A6">
        <w:t>.</w:t>
      </w:r>
    </w:p>
    <w:p w:rsidR="00F74753" w:rsidRDefault="00F74753" w:rsidP="00726609"/>
    <w:p w:rsidR="00434E32" w:rsidRDefault="00E116B0" w:rsidP="00F74753">
      <w:pPr>
        <w:jc w:val="center"/>
        <w:rPr>
          <w:b/>
        </w:rPr>
      </w:pPr>
      <w:r>
        <w:rPr>
          <w:b/>
          <w:noProof/>
          <w:lang w:val="it-IT" w:eastAsia="it-IT"/>
        </w:rPr>
        <w:drawing>
          <wp:inline distT="0" distB="0" distL="0" distR="0">
            <wp:extent cx="2814066" cy="1959103"/>
            <wp:effectExtent l="19050" t="0" r="5334" b="0"/>
            <wp:docPr id="1" name="Immagine 0" descr="Fig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wmf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4066" cy="195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E32" w:rsidRDefault="00434E32" w:rsidP="00434E32">
      <w:r w:rsidRPr="00DC6FA5">
        <w:rPr>
          <w:b/>
        </w:rPr>
        <w:t xml:space="preserve">Figure </w:t>
      </w:r>
      <w:proofErr w:type="gramStart"/>
      <w:r>
        <w:rPr>
          <w:b/>
        </w:rPr>
        <w:t>2</w:t>
      </w:r>
      <w:proofErr w:type="gramEnd"/>
      <w:r w:rsidRPr="00507AFE">
        <w:t xml:space="preserve"> – Generic multiport device (</w:t>
      </w:r>
      <w:r>
        <w:t>left</w:t>
      </w:r>
      <w:r w:rsidRPr="00507AFE">
        <w:t>) with geometry uniform</w:t>
      </w:r>
      <w:r>
        <w:t xml:space="preserve"> along </w:t>
      </w:r>
      <w:r>
        <w:rPr>
          <w:i/>
        </w:rPr>
        <w:t>y.</w:t>
      </w:r>
      <w:r>
        <w:t xml:space="preserve"> and corresponding 2D domain (right) on which the full-wave analysis can be performed.</w:t>
      </w:r>
    </w:p>
    <w:p w:rsidR="00434E32" w:rsidRDefault="00434E32" w:rsidP="00726609"/>
    <w:p w:rsidR="00DA56A4" w:rsidRDefault="00D75417" w:rsidP="00726609">
      <w:r>
        <w:lastRenderedPageBreak/>
        <w:t xml:space="preserve">By naming </w:t>
      </w:r>
      <w:r w:rsidRPr="00943B77">
        <w:rPr>
          <w:position w:val="-10"/>
        </w:rPr>
        <w:object w:dxaOrig="400" w:dyaOrig="320">
          <v:shape id="_x0000_i1079" type="#_x0000_t75" style="width:20.1pt;height:15.9pt" o:ole="">
            <v:imagedata r:id="rId111" o:title=""/>
          </v:shape>
          <o:OLEObject Type="Embed" ProgID="Equation.DSMT4" ShapeID="_x0000_i1079" DrawAspect="Content" ObjectID="_1443567378" r:id="rId112"/>
        </w:object>
      </w:r>
      <w:r>
        <w:t xml:space="preserve"> the vector of the unknowns internal </w:t>
      </w:r>
      <w:proofErr w:type="gramStart"/>
      <w:r>
        <w:t xml:space="preserve">to </w:t>
      </w:r>
      <w:proofErr w:type="gramEnd"/>
      <w:r w:rsidRPr="00943B77">
        <w:rPr>
          <w:position w:val="-10"/>
        </w:rPr>
        <w:object w:dxaOrig="279" w:dyaOrig="320">
          <v:shape id="_x0000_i1080" type="#_x0000_t75" style="width:14.25pt;height:15.9pt" o:ole="">
            <v:imagedata r:id="rId104" o:title=""/>
          </v:shape>
          <o:OLEObject Type="Embed" ProgID="Equation.DSMT4" ShapeID="_x0000_i1080" DrawAspect="Content" ObjectID="_1443567379" r:id="rId113"/>
        </w:object>
      </w:r>
      <w:r w:rsidR="00DA56A4">
        <w:t xml:space="preserve">, </w:t>
      </w:r>
      <w:r w:rsidR="00DA56A4" w:rsidRPr="00DA56A4">
        <w:rPr>
          <w:position w:val="-12"/>
        </w:rPr>
        <w:object w:dxaOrig="2360" w:dyaOrig="360">
          <v:shape id="_x0000_i1081" type="#_x0000_t75" style="width:118.05pt;height:18.4pt" o:ole="">
            <v:imagedata r:id="rId114" o:title=""/>
          </v:shape>
          <o:OLEObject Type="Embed" ProgID="Equation.DSMT4" ShapeID="_x0000_i1081" DrawAspect="Content" ObjectID="_1443567380" r:id="rId115"/>
        </w:object>
      </w:r>
      <w:r w:rsidR="00DA56A4">
        <w:t xml:space="preserve"> the vector of all unknowns internal to all subdomain, </w:t>
      </w:r>
      <w:r>
        <w:t xml:space="preserve">and by naming </w:t>
      </w:r>
      <w:r w:rsidRPr="00943B77">
        <w:rPr>
          <w:position w:val="-10"/>
        </w:rPr>
        <w:object w:dxaOrig="420" w:dyaOrig="320">
          <v:shape id="_x0000_i1082" type="#_x0000_t75" style="width:20.95pt;height:15.9pt" o:ole="">
            <v:imagedata r:id="rId116" o:title=""/>
          </v:shape>
          <o:OLEObject Type="Embed" ProgID="Equation.DSMT4" ShapeID="_x0000_i1082" DrawAspect="Content" ObjectID="_1443567381" r:id="rId117"/>
        </w:object>
      </w:r>
      <w:r>
        <w:t xml:space="preserve"> the vector of the unknowns on all boundaries</w:t>
      </w:r>
      <w:r w:rsidR="00DA56A4">
        <w:t>, and by performing a similar operation on the right hand side term, (4) can be rewritten as</w:t>
      </w:r>
    </w:p>
    <w:p w:rsidR="00D75417" w:rsidRPr="00D75417" w:rsidRDefault="00DA56A4" w:rsidP="00DA56A4">
      <w:pPr>
        <w:pStyle w:val="equation"/>
      </w:pPr>
      <w:r>
        <w:tab/>
      </w:r>
      <w:r w:rsidRPr="00DA56A4">
        <w:rPr>
          <w:position w:val="-82"/>
        </w:rPr>
        <w:object w:dxaOrig="8700" w:dyaOrig="1740">
          <v:shape id="_x0000_i1083" type="#_x0000_t75" style="width:435.35pt;height:87.05pt" o:ole="">
            <v:imagedata r:id="rId118" o:title=""/>
          </v:shape>
          <o:OLEObject Type="Embed" ProgID="Equation.DSMT4" ShapeID="_x0000_i1083" DrawAspect="Content" ObjectID="_1443567382" r:id="rId119"/>
        </w:object>
      </w:r>
      <w:r>
        <w:tab/>
        <w:t>(13)</w:t>
      </w:r>
    </w:p>
    <w:p w:rsidR="003124A6" w:rsidRDefault="00DA56A4" w:rsidP="00726609">
      <w:proofErr w:type="gramStart"/>
      <w:r>
        <w:t>where</w:t>
      </w:r>
      <w:proofErr w:type="gramEnd"/>
      <w:r>
        <w:t xml:space="preserve"> the </w:t>
      </w:r>
      <w:r w:rsidR="003124A6">
        <w:t>block structure</w:t>
      </w:r>
      <w:r>
        <w:t xml:space="preserve"> of matrix </w:t>
      </w:r>
      <w:r w:rsidRPr="00726609">
        <w:rPr>
          <w:position w:val="-10"/>
        </w:rPr>
        <w:object w:dxaOrig="380" w:dyaOrig="300">
          <v:shape id="_x0000_i1084" type="#_x0000_t75" style="width:18.4pt;height:15.05pt" o:ole="">
            <v:imagedata r:id="rId63" o:title=""/>
          </v:shape>
          <o:OLEObject Type="Embed" ProgID="Equation.DSMT4" ShapeID="_x0000_i1084" DrawAspect="Content" ObjectID="_1443567383" r:id="rId120"/>
        </w:object>
      </w:r>
      <w:r>
        <w:t xml:space="preserve"> is evident. The form (13) of course holds also for the multiharmonic case if each entry in </w:t>
      </w:r>
      <w:r w:rsidR="00F07E01">
        <w:t>c</w:t>
      </w:r>
      <w:r>
        <w:t xml:space="preserve"> is itself a matrix (9).</w:t>
      </w:r>
    </w:p>
    <w:p w:rsidR="00DA56A4" w:rsidRDefault="00DA56A4" w:rsidP="00726609">
      <w:r>
        <w:t xml:space="preserve">If the domains are arranged so that the nonlinear anisotropic material is fully contained </w:t>
      </w:r>
      <w:proofErr w:type="gramStart"/>
      <w:r>
        <w:t>in</w:t>
      </w:r>
      <w:proofErr w:type="gramEnd"/>
      <w:r>
        <w:t xml:space="preserve"> the last domain </w:t>
      </w:r>
      <w:r w:rsidRPr="00943B77">
        <w:rPr>
          <w:position w:val="-10"/>
        </w:rPr>
        <w:object w:dxaOrig="360" w:dyaOrig="320">
          <v:shape id="_x0000_i1085" type="#_x0000_t75" style="width:18.4pt;height:15.9pt" o:ole="">
            <v:imagedata r:id="rId121" o:title=""/>
          </v:shape>
          <o:OLEObject Type="Embed" ProgID="Equation.DSMT4" ShapeID="_x0000_i1085" DrawAspect="Content" ObjectID="_1443567384" r:id="rId122"/>
        </w:object>
      </w:r>
      <w:r>
        <w:t xml:space="preserve"> then (13) can be rewritten with its explicit dependence on the iteration (10) as</w:t>
      </w:r>
    </w:p>
    <w:p w:rsidR="00DA56A4" w:rsidRDefault="00DA56A4" w:rsidP="00DA56A4">
      <w:pPr>
        <w:pStyle w:val="equation"/>
      </w:pPr>
      <w:r>
        <w:tab/>
      </w:r>
      <w:r w:rsidRPr="00DA56A4">
        <w:rPr>
          <w:position w:val="-104"/>
        </w:rPr>
        <w:object w:dxaOrig="8340" w:dyaOrig="2180">
          <v:shape id="_x0000_i1086" type="#_x0000_t75" style="width:416.95pt;height:108.85pt" o:ole="">
            <v:imagedata r:id="rId123" o:title=""/>
          </v:shape>
          <o:OLEObject Type="Embed" ProgID="Equation.DSMT4" ShapeID="_x0000_i1086" DrawAspect="Content" ObjectID="_1443567385" r:id="rId124"/>
        </w:object>
      </w:r>
      <w:r>
        <w:tab/>
        <w:t>(14)</w:t>
      </w:r>
    </w:p>
    <w:p w:rsidR="00DA56A4" w:rsidRDefault="00DA56A4" w:rsidP="00726609">
      <w:r>
        <w:t xml:space="preserve">In (14) it is evident how the larger part of </w:t>
      </w:r>
      <w:r w:rsidRPr="00726609">
        <w:rPr>
          <w:position w:val="-10"/>
        </w:rPr>
        <w:object w:dxaOrig="380" w:dyaOrig="300">
          <v:shape id="_x0000_i1087" type="#_x0000_t75" style="width:18.4pt;height:15.05pt" o:ole="">
            <v:imagedata r:id="rId63" o:title=""/>
          </v:shape>
          <o:OLEObject Type="Embed" ProgID="Equation.DSMT4" ShapeID="_x0000_i1087" DrawAspect="Content" ObjectID="_1443567386" r:id="rId125"/>
        </w:object>
      </w:r>
      <w:r>
        <w:t xml:space="preserve"> does not cha</w:t>
      </w:r>
      <w:r w:rsidR="004C392E">
        <w:t>nge during the iteration, updating being limited to the four blocks in the lower right corner.</w:t>
      </w:r>
    </w:p>
    <w:p w:rsidR="00EF3D60" w:rsidRDefault="006D2AF4" w:rsidP="00726609">
      <w:r w:rsidRPr="00FC1E93">
        <w:t>By using the Schur complement concept</w:t>
      </w:r>
      <w:r w:rsidR="004C392E">
        <w:t xml:space="preserve"> (Saad, 2000)</w:t>
      </w:r>
      <w:r w:rsidRPr="00FC1E93">
        <w:t>, the</w:t>
      </w:r>
      <w:r w:rsidR="004C392E">
        <w:t xml:space="preserve"> </w:t>
      </w:r>
      <w:r w:rsidRPr="00FC1E93">
        <w:t>boundary unknowns of (1</w:t>
      </w:r>
      <w:r w:rsidR="004C392E">
        <w:t>4</w:t>
      </w:r>
      <w:r w:rsidRPr="00FC1E93">
        <w:t>) and hence the generalized</w:t>
      </w:r>
      <w:r w:rsidR="004C392E">
        <w:t xml:space="preserve"> </w:t>
      </w:r>
      <w:r w:rsidRPr="00FC1E93">
        <w:t>scattering matrix of the device can be retrieved with the same</w:t>
      </w:r>
      <w:r w:rsidR="004C392E">
        <w:t xml:space="preserve"> </w:t>
      </w:r>
      <w:r w:rsidRPr="00FC1E93">
        <w:t>accuracy of the full domain solution</w:t>
      </w:r>
      <w:r w:rsidR="004C392E">
        <w:t xml:space="preserve"> (Guarnieri et al. 2010; Nibarikure et al. 2012)</w:t>
      </w:r>
      <w:r w:rsidRPr="00FC1E93">
        <w:t xml:space="preserve">. </w:t>
      </w:r>
    </w:p>
    <w:p w:rsidR="00EF3D60" w:rsidRDefault="00EF3D60" w:rsidP="00EF3D60">
      <w:pPr>
        <w:pStyle w:val="equation"/>
      </w:pPr>
      <w:r>
        <w:tab/>
      </w:r>
      <w:r w:rsidRPr="00EF3D60">
        <w:rPr>
          <w:position w:val="-10"/>
        </w:rPr>
        <w:object w:dxaOrig="1880" w:dyaOrig="360">
          <v:shape id="_x0000_i1088" type="#_x0000_t75" style="width:93.75pt;height:18.4pt" o:ole="">
            <v:imagedata r:id="rId126" o:title=""/>
          </v:shape>
          <o:OLEObject Type="Embed" ProgID="Equation.DSMT4" ShapeID="_x0000_i1088" DrawAspect="Content" ObjectID="_1443567387" r:id="rId127"/>
        </w:object>
      </w:r>
      <w:r>
        <w:tab/>
        <w:t>(15)</w:t>
      </w:r>
    </w:p>
    <w:p w:rsidR="00EF3D60" w:rsidRDefault="00EF3D60" w:rsidP="00726609">
      <w:proofErr w:type="gramStart"/>
      <w:r>
        <w:t>with</w:t>
      </w:r>
      <w:proofErr w:type="gramEnd"/>
    </w:p>
    <w:p w:rsidR="00EF3D60" w:rsidRDefault="00EF3D60" w:rsidP="00EF3D60">
      <w:pPr>
        <w:pStyle w:val="equation"/>
      </w:pPr>
      <w:r>
        <w:tab/>
      </w:r>
      <w:r w:rsidR="00570C48" w:rsidRPr="00EF3D60">
        <w:rPr>
          <w:position w:val="-54"/>
        </w:rPr>
        <w:object w:dxaOrig="6800" w:dyaOrig="1200">
          <v:shape id="_x0000_i1089" type="#_x0000_t75" style="width:339.9pt;height:61.1pt" o:ole="">
            <v:imagedata r:id="rId128" o:title=""/>
          </v:shape>
          <o:OLEObject Type="Embed" ProgID="Equation.DSMT4" ShapeID="_x0000_i1089" DrawAspect="Content" ObjectID="_1443567388" r:id="rId129"/>
        </w:object>
      </w:r>
      <w:r>
        <w:tab/>
        <w:t>(16)</w:t>
      </w:r>
    </w:p>
    <w:p w:rsidR="00EF3D60" w:rsidRDefault="00EF3D60" w:rsidP="00726609">
      <w:proofErr w:type="gramStart"/>
      <w:r>
        <w:t>and</w:t>
      </w:r>
      <w:proofErr w:type="gramEnd"/>
    </w:p>
    <w:p w:rsidR="00EF3D60" w:rsidRDefault="00EF3D60" w:rsidP="00EF3D60">
      <w:pPr>
        <w:pStyle w:val="equation"/>
      </w:pPr>
      <w:r>
        <w:lastRenderedPageBreak/>
        <w:tab/>
      </w:r>
      <w:r w:rsidR="00570C48" w:rsidRPr="00EF3D60">
        <w:rPr>
          <w:position w:val="-54"/>
        </w:rPr>
        <w:object w:dxaOrig="6820" w:dyaOrig="1200">
          <v:shape id="_x0000_i1090" type="#_x0000_t75" style="width:341.6pt;height:61.1pt" o:ole="">
            <v:imagedata r:id="rId130" o:title=""/>
          </v:shape>
          <o:OLEObject Type="Embed" ProgID="Equation.DSMT4" ShapeID="_x0000_i1090" DrawAspect="Content" ObjectID="_1443567389" r:id="rId131"/>
        </w:object>
      </w:r>
      <w:r>
        <w:tab/>
        <w:t>(17)</w:t>
      </w:r>
    </w:p>
    <w:p w:rsidR="004C392E" w:rsidRDefault="005D43D1" w:rsidP="00726609">
      <w:proofErr w:type="gramStart"/>
      <w:r>
        <w:t>In (16) and (17) the terms in braces, containing computationally intensive inversions, need to be computed only once before starting the iteration</w:t>
      </w:r>
      <w:r w:rsidR="0079434A">
        <w:t>, t</w:t>
      </w:r>
      <w:r w:rsidR="006D2AF4" w:rsidRPr="00FC1E93">
        <w:t>hus, in order to solve</w:t>
      </w:r>
      <w:r w:rsidR="004C392E">
        <w:t xml:space="preserve"> </w:t>
      </w:r>
      <w:r w:rsidR="006D2AF4" w:rsidRPr="00FC1E93">
        <w:t>the HBDDFE system, every single submatrix is assembled at</w:t>
      </w:r>
      <w:r w:rsidR="004C392E">
        <w:t xml:space="preserve"> </w:t>
      </w:r>
      <w:r w:rsidR="006D2AF4" w:rsidRPr="00FC1E93">
        <w:t xml:space="preserve">first sight, then, within the iteration loop, only the </w:t>
      </w:r>
      <w:proofErr w:type="spellStart"/>
      <w:r w:rsidR="006D2AF4" w:rsidRPr="00FC1E93">
        <w:t>submatrices</w:t>
      </w:r>
      <w:proofErr w:type="spellEnd"/>
      <w:r w:rsidR="004C392E">
        <w:t xml:space="preserve"> </w:t>
      </w:r>
      <w:r w:rsidR="006D2AF4" w:rsidRPr="00FC1E93">
        <w:t xml:space="preserve">related to </w:t>
      </w:r>
      <w:r w:rsidR="004C392E" w:rsidRPr="00943B77">
        <w:rPr>
          <w:position w:val="-10"/>
        </w:rPr>
        <w:object w:dxaOrig="360" w:dyaOrig="320">
          <v:shape id="_x0000_i1091" type="#_x0000_t75" style="width:18.4pt;height:15.9pt" o:ole="">
            <v:imagedata r:id="rId121" o:title=""/>
          </v:shape>
          <o:OLEObject Type="Embed" ProgID="Equation.DSMT4" ShapeID="_x0000_i1091" DrawAspect="Content" ObjectID="_1443567390" r:id="rId132"/>
        </w:object>
      </w:r>
      <w:r w:rsidR="004C392E">
        <w:t xml:space="preserve"> </w:t>
      </w:r>
      <w:r w:rsidR="006D2AF4" w:rsidRPr="00FC1E93">
        <w:t>and</w:t>
      </w:r>
      <w:r w:rsidR="004C392E">
        <w:t xml:space="preserve"> </w:t>
      </w:r>
      <w:r w:rsidR="004C392E" w:rsidRPr="004C392E">
        <w:rPr>
          <w:position w:val="-4"/>
        </w:rPr>
        <w:object w:dxaOrig="200" w:dyaOrig="240">
          <v:shape id="_x0000_i1092" type="#_x0000_t75" style="width:10.05pt;height:11.7pt" o:ole="">
            <v:imagedata r:id="rId133" o:title=""/>
          </v:shape>
          <o:OLEObject Type="Embed" ProgID="Equation.DSMT4" ShapeID="_x0000_i1092" DrawAspect="Content" ObjectID="_1443567391" r:id="rId134"/>
        </w:object>
      </w:r>
      <w:r w:rsidR="0079434A">
        <w:t>, and hence the first and last term in the right hand side of (16) and (17)</w:t>
      </w:r>
      <w:r w:rsidR="006D2AF4" w:rsidRPr="00FC1E93">
        <w:t xml:space="preserve"> are to be updated.</w:t>
      </w:r>
      <w:proofErr w:type="gramEnd"/>
      <w:r w:rsidR="006D2AF4" w:rsidRPr="00FC1E93">
        <w:t xml:space="preserve"> </w:t>
      </w:r>
    </w:p>
    <w:p w:rsidR="006D2AF4" w:rsidRDefault="006D2AF4" w:rsidP="00726609">
      <w:r w:rsidRPr="00FC1E93">
        <w:t>The efficiency of this</w:t>
      </w:r>
      <w:r w:rsidR="004C392E">
        <w:t xml:space="preserve"> </w:t>
      </w:r>
      <w:r w:rsidRPr="00FC1E93">
        <w:t>DD technique relies on the restriction of matrices updating to</w:t>
      </w:r>
      <w:r w:rsidR="004C392E">
        <w:t xml:space="preserve"> </w:t>
      </w:r>
      <w:r w:rsidRPr="00FC1E93">
        <w:t>sufficiently small regions along the nonlinear iterative solution,</w:t>
      </w:r>
      <w:r w:rsidR="004C392E">
        <w:t xml:space="preserve"> </w:t>
      </w:r>
      <w:r w:rsidRPr="00FC1E93">
        <w:t>noticeably improving long nonlinear loops.</w:t>
      </w:r>
    </w:p>
    <w:p w:rsidR="0079434A" w:rsidRDefault="0079434A" w:rsidP="00726609">
      <w:r>
        <w:t>The com</w:t>
      </w:r>
      <w:r w:rsidR="000A0173">
        <w:t xml:space="preserve">putation of </w:t>
      </w:r>
      <w:r w:rsidR="00570C48">
        <w:t xml:space="preserve">the </w:t>
      </w:r>
      <w:proofErr w:type="spellStart"/>
      <w:r w:rsidR="00570C48">
        <w:t>Schur</w:t>
      </w:r>
      <w:proofErr w:type="spellEnd"/>
      <w:r w:rsidR="00570C48">
        <w:t xml:space="preserve"> complements with conventional techniques leads to a small but </w:t>
      </w:r>
      <w:del w:id="38" w:author="Laurent" w:date="2013-10-17T00:34:00Z">
        <w:r w:rsidR="00570C48" w:rsidDel="00875593">
          <w:delText xml:space="preserve">full </w:delText>
        </w:r>
      </w:del>
      <w:ins w:id="39" w:author="Laurent" w:date="2013-10-17T00:34:00Z">
        <w:r w:rsidR="00875593">
          <w:t xml:space="preserve">dense </w:t>
        </w:r>
      </w:ins>
      <w:r w:rsidR="00570C48">
        <w:t>matrix (</w:t>
      </w:r>
      <w:proofErr w:type="spellStart"/>
      <w:r w:rsidR="00570C48">
        <w:t>Guarnieri</w:t>
      </w:r>
      <w:proofErr w:type="spellEnd"/>
      <w:r w:rsidR="00570C48">
        <w:t xml:space="preserve"> et al. 2010; N</w:t>
      </w:r>
      <w:r w:rsidR="00391BAD">
        <w:t>t</w:t>
      </w:r>
      <w:r w:rsidR="00570C48">
        <w:t xml:space="preserve">ibarikure et al. 2012). </w:t>
      </w:r>
    </w:p>
    <w:p w:rsidR="004C392E" w:rsidRPr="00FC1E93" w:rsidRDefault="004C392E" w:rsidP="00726609"/>
    <w:p w:rsidR="006D2AF4" w:rsidRPr="00E95AA3" w:rsidRDefault="004C392E" w:rsidP="00726609">
      <w:pPr>
        <w:rPr>
          <w:b/>
        </w:rPr>
      </w:pPr>
      <w:r w:rsidRPr="00E95AA3">
        <w:rPr>
          <w:b/>
        </w:rPr>
        <w:t xml:space="preserve">4. </w:t>
      </w:r>
      <w:r w:rsidR="006D2AF4" w:rsidRPr="00E95AA3">
        <w:rPr>
          <w:b/>
        </w:rPr>
        <w:t xml:space="preserve"> NUMERICAL RESULTS</w:t>
      </w:r>
    </w:p>
    <w:p w:rsidR="004C392E" w:rsidRPr="00E95AA3" w:rsidRDefault="00434E32" w:rsidP="00726609">
      <w:r w:rsidRPr="00E95AA3">
        <w:t xml:space="preserve">To assess the validity of the proposed approach, the test case of </w:t>
      </w:r>
      <w:proofErr w:type="gramStart"/>
      <w:r w:rsidRPr="00E95AA3">
        <w:t>a</w:t>
      </w:r>
      <w:proofErr w:type="gramEnd"/>
      <w:r w:rsidRPr="00E95AA3">
        <w:t xml:space="preserve"> H-plane circulator in rectangular waveguide constituted by a Y-junction with a magnetized ferrite post is presented (</w:t>
      </w:r>
      <w:proofErr w:type="spellStart"/>
      <w:r w:rsidRPr="00E95AA3">
        <w:t>Koshiba</w:t>
      </w:r>
      <w:proofErr w:type="spellEnd"/>
      <w:r w:rsidRPr="00E95AA3">
        <w:t xml:space="preserve"> &amp; Suzuki, 1986)</w:t>
      </w:r>
    </w:p>
    <w:p w:rsidR="00434E32" w:rsidRDefault="00F07E01" w:rsidP="00726609">
      <w:r w:rsidRPr="00E95AA3">
        <w:t xml:space="preserve">The circulator </w:t>
      </w:r>
      <w:r w:rsidR="00A61DA2" w:rsidRPr="00E95AA3">
        <w:t xml:space="preserve">comprises three </w:t>
      </w:r>
      <w:r w:rsidRPr="00E95AA3">
        <w:t xml:space="preserve">WR90 </w:t>
      </w:r>
      <w:r w:rsidR="00C5040B" w:rsidRPr="00E95AA3">
        <w:t xml:space="preserve">(cross- section </w:t>
      </w:r>
      <w:proofErr w:type="gramStart"/>
      <w:r w:rsidR="00C5040B" w:rsidRPr="00E95AA3">
        <w:t xml:space="preserve">dimensions </w:t>
      </w:r>
      <w:proofErr w:type="gramEnd"/>
      <w:r w:rsidR="00C5040B" w:rsidRPr="00E95AA3">
        <w:rPr>
          <w:position w:val="-10"/>
        </w:rPr>
        <w:object w:dxaOrig="2659" w:dyaOrig="300">
          <v:shape id="_x0000_i1093" type="#_x0000_t75" style="width:131.45pt;height:15.05pt" o:ole="">
            <v:imagedata r:id="rId135" o:title=""/>
          </v:shape>
          <o:OLEObject Type="Embed" ProgID="Equation.DSMT4" ShapeID="_x0000_i1093" DrawAspect="Content" ObjectID="_1443567392" r:id="rId136"/>
        </w:object>
      </w:r>
      <w:r w:rsidR="00C5040B" w:rsidRPr="00E95AA3">
        <w:t xml:space="preserve">) </w:t>
      </w:r>
      <w:r w:rsidRPr="00E95AA3">
        <w:t xml:space="preserve">waveguide </w:t>
      </w:r>
      <w:r w:rsidR="00A61DA2" w:rsidRPr="00E95AA3">
        <w:t xml:space="preserve">sections </w:t>
      </w:r>
      <w:r w:rsidR="00BE2793">
        <w:t xml:space="preserve">of length </w:t>
      </w:r>
      <w:r w:rsidR="00BE2793" w:rsidRPr="00BE2793">
        <w:rPr>
          <w:position w:val="-8"/>
        </w:rPr>
        <w:object w:dxaOrig="1140" w:dyaOrig="279">
          <v:shape id="_x0000_i1094" type="#_x0000_t75" style="width:56.1pt;height:14.25pt" o:ole="">
            <v:imagedata r:id="rId137" o:title=""/>
          </v:shape>
          <o:OLEObject Type="Embed" ProgID="Equation.DSMT4" ShapeID="_x0000_i1094" DrawAspect="Content" ObjectID="_1443567393" r:id="rId138"/>
        </w:object>
      </w:r>
      <w:r w:rsidR="00BE2793">
        <w:t xml:space="preserve"> </w:t>
      </w:r>
      <w:r w:rsidR="00C5040B" w:rsidRPr="00E95AA3">
        <w:t>jo</w:t>
      </w:r>
      <w:r w:rsidR="0034344E">
        <w:t>ined forming a 120° angle one w</w:t>
      </w:r>
      <w:r w:rsidR="00C5040B" w:rsidRPr="00E95AA3">
        <w:t xml:space="preserve">ith each other in a Y shape and a magnetized ferrite post of height </w:t>
      </w:r>
      <w:r w:rsidR="00C5040B" w:rsidRPr="00E95AA3">
        <w:rPr>
          <w:i/>
        </w:rPr>
        <w:t>b</w:t>
      </w:r>
      <w:r w:rsidR="00C5040B" w:rsidRPr="00E95AA3">
        <w:t>, hence s</w:t>
      </w:r>
      <w:r w:rsidR="0034344E">
        <w:t xml:space="preserve">panning the whole device height. The post </w:t>
      </w:r>
      <w:r w:rsidR="00934A4A">
        <w:t>is</w:t>
      </w:r>
      <w:r w:rsidR="0034344E">
        <w:t xml:space="preserve"> </w:t>
      </w:r>
      <w:r w:rsidR="008E291E">
        <w:t xml:space="preserve">an </w:t>
      </w:r>
      <w:r w:rsidR="0034344E">
        <w:t xml:space="preserve">equilateral triangular prism </w:t>
      </w:r>
      <w:r w:rsidR="00C5040B" w:rsidRPr="00E95AA3">
        <w:t xml:space="preserve">of base </w:t>
      </w:r>
      <w:proofErr w:type="gramStart"/>
      <w:r w:rsidR="00C5040B" w:rsidRPr="00E95AA3">
        <w:t xml:space="preserve">side </w:t>
      </w:r>
      <w:proofErr w:type="gramEnd"/>
      <w:r w:rsidR="00C5040B" w:rsidRPr="00E95AA3">
        <w:rPr>
          <w:position w:val="-6"/>
        </w:rPr>
        <w:object w:dxaOrig="1160" w:dyaOrig="260">
          <v:shape id="_x0000_i1095" type="#_x0000_t75" style="width:56.95pt;height:12.55pt" o:ole="">
            <v:imagedata r:id="rId139" o:title=""/>
          </v:shape>
          <o:OLEObject Type="Embed" ProgID="Equation.DSMT4" ShapeID="_x0000_i1095" DrawAspect="Content" ObjectID="_1443567394" r:id="rId140"/>
        </w:object>
      </w:r>
      <w:r w:rsidR="0034344E">
        <w:t>,</w:t>
      </w:r>
      <w:r w:rsidR="00C5040B" w:rsidRPr="00E95AA3">
        <w:t xml:space="preserve"> placed at the center of the junction as sketched in Fig. 3</w:t>
      </w:r>
      <w:r w:rsidR="0034344E">
        <w:t xml:space="preserve"> and </w:t>
      </w:r>
      <w:r w:rsidR="00605832">
        <w:t xml:space="preserve">it is </w:t>
      </w:r>
      <w:r w:rsidR="0034344E">
        <w:t xml:space="preserve">magnetized along </w:t>
      </w:r>
      <w:r w:rsidR="0034344E">
        <w:rPr>
          <w:i/>
        </w:rPr>
        <w:t>z</w:t>
      </w:r>
      <w:r w:rsidR="00C5040B" w:rsidRPr="00E95AA3">
        <w:t xml:space="preserve">. </w:t>
      </w:r>
    </w:p>
    <w:p w:rsidR="008C7A47" w:rsidRDefault="008C7A47" w:rsidP="00726609">
      <w:r>
        <w:t>While the most of the device</w:t>
      </w:r>
      <w:proofErr w:type="gramStart"/>
      <w:r>
        <w:t xml:space="preserve">,  </w:t>
      </w:r>
      <w:proofErr w:type="gramEnd"/>
      <w:r w:rsidRPr="00E95AA3">
        <w:rPr>
          <w:position w:val="-10"/>
        </w:rPr>
        <w:object w:dxaOrig="300" w:dyaOrig="320">
          <v:shape id="_x0000_i1096" type="#_x0000_t75" style="width:15.05pt;height:15.9pt" o:ole="">
            <v:imagedata r:id="rId141" o:title=""/>
          </v:shape>
          <o:OLEObject Type="Embed" ProgID="Equation.DSMT4" ShapeID="_x0000_i1096" DrawAspect="Content" ObjectID="_1443567395" r:id="rId142"/>
        </w:object>
      </w:r>
      <w:r>
        <w:t>, is in air (</w:t>
      </w:r>
      <w:r w:rsidRPr="00E95AA3">
        <w:rPr>
          <w:position w:val="-10"/>
        </w:rPr>
        <w:object w:dxaOrig="980" w:dyaOrig="320">
          <v:shape id="_x0000_i1097" type="#_x0000_t75" style="width:47.7pt;height:15.9pt" o:ole="">
            <v:imagedata r:id="rId143" o:title=""/>
          </v:shape>
          <o:OLEObject Type="Embed" ProgID="Equation.DSMT4" ShapeID="_x0000_i1097" DrawAspect="Content" ObjectID="_1443567396" r:id="rId144"/>
        </w:object>
      </w:r>
      <w:r>
        <w:t xml:space="preserve">), the post, </w:t>
      </w:r>
      <w:r w:rsidRPr="00E95AA3">
        <w:rPr>
          <w:position w:val="-10"/>
        </w:rPr>
        <w:object w:dxaOrig="320" w:dyaOrig="320">
          <v:shape id="_x0000_i1098" type="#_x0000_t75" style="width:15.9pt;height:15.9pt" o:ole="">
            <v:imagedata r:id="rId145" o:title=""/>
          </v:shape>
          <o:OLEObject Type="Embed" ProgID="Equation.DSMT4" ShapeID="_x0000_i1098" DrawAspect="Content" ObjectID="_1443567397" r:id="rId146"/>
        </w:object>
      </w:r>
      <w:r>
        <w:t>, is made of a nonlinear magnetized ferrite</w:t>
      </w:r>
      <w:r w:rsidR="00053D83">
        <w:t xml:space="preserve">. In </w:t>
      </w:r>
      <w:r w:rsidR="00053D83" w:rsidRPr="00E95AA3">
        <w:t>(</w:t>
      </w:r>
      <w:proofErr w:type="spellStart"/>
      <w:r w:rsidR="00053D83" w:rsidRPr="00E95AA3">
        <w:t>Koshiba</w:t>
      </w:r>
      <w:proofErr w:type="spellEnd"/>
      <w:r w:rsidR="00053D83" w:rsidRPr="00E95AA3">
        <w:t xml:space="preserve"> &amp; Suzuki, 1986)</w:t>
      </w:r>
      <w:r w:rsidR="00053D83">
        <w:t xml:space="preserve"> and in many other papers the ferrite is considered linear </w:t>
      </w:r>
      <w:proofErr w:type="gramStart"/>
      <w:r w:rsidR="00053D83">
        <w:t xml:space="preserve">and </w:t>
      </w:r>
      <w:r>
        <w:t xml:space="preserve"> characterized</w:t>
      </w:r>
      <w:proofErr w:type="gramEnd"/>
      <w:r>
        <w:t xml:space="preserve"> by: </w:t>
      </w:r>
    </w:p>
    <w:p w:rsidR="008C7A47" w:rsidRDefault="008C7A47" w:rsidP="008C7A47">
      <w:pPr>
        <w:pStyle w:val="equation"/>
      </w:pPr>
      <w:r>
        <w:tab/>
      </w:r>
      <w:r w:rsidR="0005288D" w:rsidRPr="008C7A47">
        <w:rPr>
          <w:position w:val="-46"/>
        </w:rPr>
        <w:object w:dxaOrig="3660" w:dyaOrig="1020">
          <v:shape id="_x0000_i1099" type="#_x0000_t75" style="width:183.35pt;height:51.05pt" o:ole="">
            <v:imagedata r:id="rId147" o:title=""/>
          </v:shape>
          <o:OLEObject Type="Embed" ProgID="Equation.DSMT4" ShapeID="_x0000_i1099" DrawAspect="Content" ObjectID="_1443567398" r:id="rId148"/>
        </w:object>
      </w:r>
      <w:r>
        <w:tab/>
        <w:t>(18)</w:t>
      </w:r>
    </w:p>
    <w:p w:rsidR="00053D83" w:rsidRDefault="00053D83" w:rsidP="008C7A47">
      <w:pPr>
        <w:pStyle w:val="equation"/>
      </w:pPr>
      <w:proofErr w:type="gramStart"/>
      <w:r>
        <w:t>with</w:t>
      </w:r>
      <w:proofErr w:type="gramEnd"/>
      <w:r w:rsidR="00605832">
        <w:t>, in the standard</w:t>
      </w:r>
      <w:r w:rsidR="00BE2793">
        <w:t xml:space="preserve"> linear approach in which only the static (DC) external impresse</w:t>
      </w:r>
      <w:r w:rsidR="00934A4A">
        <w:t>d</w:t>
      </w:r>
      <w:r w:rsidR="00605832">
        <w:t xml:space="preserve"> magnetic field is considered</w:t>
      </w:r>
      <w:r w:rsidR="00BE2793">
        <w:t xml:space="preserve"> and the harmonic (AC) signal neglected:</w:t>
      </w:r>
    </w:p>
    <w:p w:rsidR="008C7A47" w:rsidRDefault="00053D83" w:rsidP="008C7A47">
      <w:pPr>
        <w:pStyle w:val="equation"/>
      </w:pPr>
      <w:r>
        <w:lastRenderedPageBreak/>
        <w:tab/>
      </w:r>
      <w:r w:rsidRPr="00053D83">
        <w:rPr>
          <w:position w:val="-32"/>
        </w:rPr>
        <w:object w:dxaOrig="5120" w:dyaOrig="720">
          <v:shape id="_x0000_i1100" type="#_x0000_t75" style="width:255.35pt;height:36pt" o:ole="">
            <v:imagedata r:id="rId149" o:title=""/>
          </v:shape>
          <o:OLEObject Type="Embed" ProgID="Equation.DSMT4" ShapeID="_x0000_i1100" DrawAspect="Content" ObjectID="_1443567399" r:id="rId150"/>
        </w:object>
      </w:r>
      <w:r>
        <w:tab/>
        <w:t>(19)</w:t>
      </w:r>
    </w:p>
    <w:p w:rsidR="00053D83" w:rsidRDefault="00605832" w:rsidP="008C7A47">
      <w:pPr>
        <w:pStyle w:val="equation"/>
      </w:pPr>
      <w:proofErr w:type="gramStart"/>
      <w:r>
        <w:t>being</w:t>
      </w:r>
      <w:r w:rsidR="00053D83">
        <w:t xml:space="preserve"> </w:t>
      </w:r>
      <w:proofErr w:type="gramEnd"/>
      <w:r w:rsidR="00053D83" w:rsidRPr="00053D83">
        <w:rPr>
          <w:position w:val="-10"/>
        </w:rPr>
        <w:object w:dxaOrig="3480" w:dyaOrig="320">
          <v:shape id="_x0000_i1101" type="#_x0000_t75" style="width:174.15pt;height:15.9pt" o:ole="">
            <v:imagedata r:id="rId151" o:title=""/>
          </v:shape>
          <o:OLEObject Type="Embed" ProgID="Equation.DSMT4" ShapeID="_x0000_i1101" DrawAspect="Content" ObjectID="_1443567400" r:id="rId152"/>
        </w:object>
      </w:r>
      <w:r>
        <w:t>; and b</w:t>
      </w:r>
      <w:r w:rsidR="0005288D">
        <w:t xml:space="preserve">eing </w:t>
      </w:r>
      <w:r w:rsidR="0005288D" w:rsidRPr="007B1F66">
        <w:rPr>
          <w:position w:val="-10"/>
        </w:rPr>
        <w:object w:dxaOrig="300" w:dyaOrig="320">
          <v:shape id="_x0000_i1102" type="#_x0000_t75" style="width:15.05pt;height:15.9pt" o:ole="">
            <v:imagedata r:id="rId153" o:title=""/>
          </v:shape>
          <o:OLEObject Type="Embed" ProgID="Equation.DSMT4" ShapeID="_x0000_i1102" DrawAspect="Content" ObjectID="_1443567401" r:id="rId154"/>
        </w:object>
      </w:r>
      <w:r w:rsidR="0005288D">
        <w:t xml:space="preserve"> the external DC magnetic impressed field</w:t>
      </w:r>
      <w:r w:rsidR="00265AEA">
        <w:t>, uniform along the out of plane direction</w:t>
      </w:r>
      <w:r w:rsidR="0005288D">
        <w:t xml:space="preserve">, </w:t>
      </w:r>
      <w:r w:rsidR="0005288D" w:rsidRPr="007B1F66">
        <w:rPr>
          <w:position w:val="-10"/>
        </w:rPr>
        <w:object w:dxaOrig="340" w:dyaOrig="320">
          <v:shape id="_x0000_i1103" type="#_x0000_t75" style="width:17.6pt;height:15.9pt" o:ole="">
            <v:imagedata r:id="rId155" o:title=""/>
          </v:shape>
          <o:OLEObject Type="Embed" ProgID="Equation.DSMT4" ShapeID="_x0000_i1103" DrawAspect="Content" ObjectID="_1443567402" r:id="rId156"/>
        </w:object>
      </w:r>
      <w:r w:rsidR="0005288D">
        <w:t xml:space="preserve"> the saturation magnetization, </w:t>
      </w:r>
      <w:r w:rsidR="0005288D" w:rsidRPr="007B1F66">
        <w:rPr>
          <w:position w:val="-4"/>
        </w:rPr>
        <w:object w:dxaOrig="400" w:dyaOrig="240">
          <v:shape id="_x0000_i1104" type="#_x0000_t75" style="width:20.1pt;height:11.7pt" o:ole="">
            <v:imagedata r:id="rId157" o:title=""/>
          </v:shape>
          <o:OLEObject Type="Embed" ProgID="Equation.DSMT4" ShapeID="_x0000_i1104" DrawAspect="Content" ObjectID="_1443567403" r:id="rId158"/>
        </w:object>
      </w:r>
      <w:r w:rsidR="0005288D">
        <w:t xml:space="preserve">the resonance </w:t>
      </w:r>
      <w:proofErr w:type="spellStart"/>
      <w:r w:rsidR="0005288D">
        <w:t>linewidth</w:t>
      </w:r>
      <w:proofErr w:type="spellEnd"/>
      <w:r w:rsidR="0005288D">
        <w:t xml:space="preserve"> and </w:t>
      </w:r>
      <w:r w:rsidR="0005288D" w:rsidRPr="007B1F66">
        <w:rPr>
          <w:position w:val="-10"/>
        </w:rPr>
        <w:object w:dxaOrig="200" w:dyaOrig="260">
          <v:shape id="_x0000_i1105" type="#_x0000_t75" style="width:10.05pt;height:12.55pt" o:ole="">
            <v:imagedata r:id="rId159" o:title=""/>
          </v:shape>
          <o:OLEObject Type="Embed" ProgID="Equation.DSMT4" ShapeID="_x0000_i1105" DrawAspect="Content" ObjectID="_1443567404" r:id="rId160"/>
        </w:object>
      </w:r>
      <w:r w:rsidR="00BE2793">
        <w:t xml:space="preserve"> </w:t>
      </w:r>
      <w:r w:rsidR="0005288D">
        <w:t xml:space="preserve">the gyromagnetic ratio. In the following the values considered will </w:t>
      </w:r>
      <w:proofErr w:type="gramStart"/>
      <w:r w:rsidR="0005288D">
        <w:t>be:</w:t>
      </w:r>
      <w:proofErr w:type="gramEnd"/>
      <w:r w:rsidR="0005288D">
        <w:t xml:space="preserve"> </w:t>
      </w:r>
      <w:r w:rsidR="003F01C7" w:rsidRPr="003F01C7">
        <w:rPr>
          <w:position w:val="-10"/>
        </w:rPr>
        <w:object w:dxaOrig="6060" w:dyaOrig="340">
          <v:shape id="_x0000_i1106" type="#_x0000_t75" style="width:303.05pt;height:17.6pt" o:ole="">
            <v:imagedata r:id="rId161" o:title=""/>
          </v:shape>
          <o:OLEObject Type="Embed" ProgID="Equation.DSMT4" ShapeID="_x0000_i1106" DrawAspect="Content" ObjectID="_1443567405" r:id="rId162"/>
        </w:object>
      </w:r>
      <w:r w:rsidR="0005288D">
        <w:t xml:space="preserve"> and </w:t>
      </w:r>
      <w:r w:rsidR="0005288D" w:rsidRPr="0005288D">
        <w:rPr>
          <w:position w:val="-10"/>
        </w:rPr>
        <w:object w:dxaOrig="840" w:dyaOrig="320">
          <v:shape id="_x0000_i1107" type="#_x0000_t75" style="width:41.85pt;height:15.9pt" o:ole="">
            <v:imagedata r:id="rId163" o:title=""/>
          </v:shape>
          <o:OLEObject Type="Embed" ProgID="Equation.DSMT4" ShapeID="_x0000_i1107" DrawAspect="Content" ObjectID="_1443567406" r:id="rId164"/>
        </w:object>
      </w:r>
      <w:r w:rsidR="00265AEA">
        <w:t>as reported in (</w:t>
      </w:r>
      <w:proofErr w:type="spellStart"/>
      <w:r w:rsidR="00265AEA">
        <w:t>Koshiba</w:t>
      </w:r>
      <w:proofErr w:type="spellEnd"/>
      <w:r w:rsidR="00265AEA">
        <w:t xml:space="preserve"> et al., 1986)</w:t>
      </w:r>
    </w:p>
    <w:p w:rsidR="00BE2793" w:rsidRPr="00E95AA3" w:rsidRDefault="00BE2793" w:rsidP="008C7A47">
      <w:pPr>
        <w:pStyle w:val="equation"/>
      </w:pPr>
    </w:p>
    <w:p w:rsidR="00434E32" w:rsidRPr="00E95AA3" w:rsidRDefault="00187434" w:rsidP="001E27D4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2165299" cy="2183587"/>
            <wp:effectExtent l="19050" t="0" r="6401" b="0"/>
            <wp:docPr id="7" name="Immagine 6" descr="Fig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wmf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299" cy="218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7D4" w:rsidRDefault="001E27D4" w:rsidP="001E27D4">
      <w:r w:rsidRPr="00E95AA3">
        <w:rPr>
          <w:b/>
        </w:rPr>
        <w:t xml:space="preserve">Figure </w:t>
      </w:r>
      <w:proofErr w:type="gramStart"/>
      <w:r w:rsidRPr="00E95AA3">
        <w:rPr>
          <w:b/>
        </w:rPr>
        <w:t>3</w:t>
      </w:r>
      <w:proofErr w:type="gramEnd"/>
      <w:r w:rsidRPr="00E95AA3">
        <w:t xml:space="preserve"> – Geometry</w:t>
      </w:r>
      <w:r w:rsidR="00E95AA3" w:rsidRPr="00E95AA3">
        <w:t xml:space="preserve"> layout of </w:t>
      </w:r>
      <w:r w:rsidRPr="00E95AA3">
        <w:t>the ferrite circulator.</w:t>
      </w:r>
      <w:r w:rsidR="00E95AA3" w:rsidRPr="00E95AA3">
        <w:t xml:space="preserve"> The two domains </w:t>
      </w:r>
      <w:r w:rsidR="00E95AA3" w:rsidRPr="00E95AA3">
        <w:rPr>
          <w:position w:val="-10"/>
        </w:rPr>
        <w:object w:dxaOrig="300" w:dyaOrig="320">
          <v:shape id="_x0000_i1108" type="#_x0000_t75" style="width:15.05pt;height:15.9pt" o:ole="">
            <v:imagedata r:id="rId141" o:title=""/>
          </v:shape>
          <o:OLEObject Type="Embed" ProgID="Equation.DSMT4" ShapeID="_x0000_i1108" DrawAspect="Content" ObjectID="_1443567407" r:id="rId166"/>
        </w:object>
      </w:r>
      <w:r w:rsidR="00E95AA3" w:rsidRPr="00E95AA3">
        <w:t xml:space="preserve"> and </w:t>
      </w:r>
      <w:r w:rsidR="00E95AA3" w:rsidRPr="00E95AA3">
        <w:rPr>
          <w:position w:val="-10"/>
        </w:rPr>
        <w:object w:dxaOrig="320" w:dyaOrig="320">
          <v:shape id="_x0000_i1109" type="#_x0000_t75" style="width:15.9pt;height:15.9pt" o:ole="">
            <v:imagedata r:id="rId145" o:title=""/>
          </v:shape>
          <o:OLEObject Type="Embed" ProgID="Equation.DSMT4" ShapeID="_x0000_i1109" DrawAspect="Content" ObjectID="_1443567408" r:id="rId167"/>
        </w:object>
      </w:r>
      <w:r w:rsidR="00E95AA3" w:rsidRPr="00E95AA3">
        <w:t xml:space="preserve"> for the DD approach </w:t>
      </w:r>
      <w:proofErr w:type="gramStart"/>
      <w:r w:rsidR="00E95AA3" w:rsidRPr="00E95AA3">
        <w:t>are also</w:t>
      </w:r>
      <w:proofErr w:type="gramEnd"/>
      <w:r w:rsidR="00E95AA3" w:rsidRPr="00E95AA3">
        <w:t xml:space="preserve"> shown.</w:t>
      </w:r>
    </w:p>
    <w:p w:rsidR="00053D83" w:rsidRDefault="00053D83" w:rsidP="001E27D4"/>
    <w:p w:rsidR="00053D83" w:rsidRDefault="00053D83" w:rsidP="001E27D4">
      <w:r>
        <w:t xml:space="preserve">Eq. (18) still holds for non-linear ferrites if </w:t>
      </w:r>
      <w:r w:rsidR="00675168">
        <w:t xml:space="preserve">the AC magnetic field </w:t>
      </w:r>
      <w:proofErr w:type="gramStart"/>
      <w:r w:rsidR="00675168">
        <w:t>is not neglected</w:t>
      </w:r>
      <w:proofErr w:type="gramEnd"/>
      <w:r w:rsidR="00675168">
        <w:t xml:space="preserve"> with respect to the external DC magnetic field. In this case </w:t>
      </w:r>
      <w:r w:rsidR="00675168" w:rsidRPr="00675168">
        <w:rPr>
          <w:position w:val="-10"/>
        </w:rPr>
        <w:object w:dxaOrig="2880" w:dyaOrig="320">
          <v:shape id="_x0000_i1110" type="#_x0000_t75" style="width:2in;height:16.75pt" o:ole="">
            <v:imagedata r:id="rId168" o:title=""/>
          </v:shape>
          <o:OLEObject Type="Embed" ProgID="Equation.DSMT4" ShapeID="_x0000_i1110" DrawAspect="Content" ObjectID="_1443567409" r:id="rId169"/>
        </w:object>
      </w:r>
      <w:r w:rsidR="00675168">
        <w:t xml:space="preserve"> </w:t>
      </w:r>
      <w:proofErr w:type="gramStart"/>
      <w:r w:rsidR="003E0BBF">
        <w:t xml:space="preserve">and </w:t>
      </w:r>
      <w:r w:rsidR="00F610E3">
        <w:t>,</w:t>
      </w:r>
      <w:proofErr w:type="gramEnd"/>
      <w:r w:rsidR="00F610E3">
        <w:t xml:space="preserve"> </w:t>
      </w:r>
      <w:r w:rsidR="000A1004">
        <w:t>upon derivation from the macroscopic equation of motion</w:t>
      </w:r>
      <w:r w:rsidR="00265AEA">
        <w:t xml:space="preserve"> for large signals</w:t>
      </w:r>
      <w:r w:rsidR="00F610E3">
        <w:t xml:space="preserve"> and assumption of the </w:t>
      </w:r>
      <w:r w:rsidR="00F610E3" w:rsidRPr="00605832">
        <w:rPr>
          <w:i/>
        </w:rPr>
        <w:t>z</w:t>
      </w:r>
      <w:r w:rsidR="00F610E3">
        <w:t xml:space="preserve">-directed components of the AC field to be </w:t>
      </w:r>
      <w:proofErr w:type="spellStart"/>
      <w:r w:rsidR="00F610E3">
        <w:t>neglectable</w:t>
      </w:r>
      <w:proofErr w:type="spellEnd"/>
      <w:r w:rsidR="00F610E3">
        <w:t xml:space="preserve">, (19) </w:t>
      </w:r>
      <w:r>
        <w:t>are replaced by:</w:t>
      </w:r>
    </w:p>
    <w:p w:rsidR="00053D83" w:rsidRPr="00E95AA3" w:rsidRDefault="00620D90" w:rsidP="00620D90">
      <w:pPr>
        <w:pStyle w:val="equation"/>
      </w:pPr>
      <w:r>
        <w:tab/>
      </w:r>
      <w:r w:rsidRPr="00620D90">
        <w:rPr>
          <w:position w:val="-38"/>
        </w:rPr>
        <w:object w:dxaOrig="8040" w:dyaOrig="780">
          <v:shape id="_x0000_i1111" type="#_x0000_t75" style="width:401.85pt;height:39.35pt" o:ole="">
            <v:imagedata r:id="rId170" o:title=""/>
          </v:shape>
          <o:OLEObject Type="Embed" ProgID="Equation.DSMT4" ShapeID="_x0000_i1111" DrawAspect="Content" ObjectID="_1443567410" r:id="rId171"/>
        </w:object>
      </w:r>
      <w:r>
        <w:tab/>
        <w:t>(20)</w:t>
      </w:r>
    </w:p>
    <w:p w:rsidR="001E27D4" w:rsidRDefault="007346E9" w:rsidP="00620D90">
      <w:proofErr w:type="gramStart"/>
      <w:r>
        <w:t>being</w:t>
      </w:r>
      <w:proofErr w:type="gramEnd"/>
      <w:r>
        <w:t xml:space="preserve"> </w:t>
      </w:r>
      <w:r w:rsidRPr="007B1F66">
        <w:rPr>
          <w:position w:val="-10"/>
        </w:rPr>
        <w:object w:dxaOrig="240" w:dyaOrig="320">
          <v:shape id="_x0000_i1112" type="#_x0000_t75" style="width:11.7pt;height:15.9pt" o:ole="">
            <v:imagedata r:id="rId172" o:title=""/>
          </v:shape>
          <o:OLEObject Type="Embed" ProgID="Equation.DSMT4" ShapeID="_x0000_i1112" DrawAspect="Content" ObjectID="_1443567411" r:id="rId173"/>
        </w:object>
      </w:r>
      <w:r>
        <w:t xml:space="preserve"> and </w:t>
      </w:r>
      <w:r w:rsidRPr="007B1F66">
        <w:rPr>
          <w:position w:val="-14"/>
        </w:rPr>
        <w:object w:dxaOrig="260" w:dyaOrig="360">
          <v:shape id="_x0000_i1113" type="#_x0000_t75" style="width:12.55pt;height:18.4pt" o:ole="">
            <v:imagedata r:id="rId174" o:title=""/>
          </v:shape>
          <o:OLEObject Type="Embed" ProgID="Equation.DSMT4" ShapeID="_x0000_i1113" DrawAspect="Content" ObjectID="_1443567412" r:id="rId175"/>
        </w:object>
      </w:r>
      <w:r>
        <w:t xml:space="preserve"> the two components, on the H-plane, of the AC magnetic field</w:t>
      </w:r>
      <w:r w:rsidR="00B871F2">
        <w:t>.</w:t>
      </w:r>
    </w:p>
    <w:p w:rsidR="004F0DF5" w:rsidRDefault="00934A4A" w:rsidP="00620D90">
      <w:r>
        <w:lastRenderedPageBreak/>
        <w:t>The a</w:t>
      </w:r>
      <w:r w:rsidR="004F0DF5">
        <w:t>nalysis</w:t>
      </w:r>
      <w:r>
        <w:t xml:space="preserve"> is first conducted assuming small signals impinging on Port 1 (</w:t>
      </w:r>
      <w:r w:rsidRPr="00934A4A">
        <w:rPr>
          <w:position w:val="-12"/>
        </w:rPr>
        <w:object w:dxaOrig="279" w:dyaOrig="360">
          <v:shape id="_x0000_i1114" type="#_x0000_t75" style="width:14.25pt;height:18.4pt" o:ole="">
            <v:imagedata r:id="rId176" o:title=""/>
          </v:shape>
          <o:OLEObject Type="Embed" ProgID="Equation.DSMT4" ShapeID="_x0000_i1114" DrawAspect="Content" ObjectID="_1443567413" r:id="rId177"/>
        </w:object>
      </w:r>
      <w:r>
        <w:t xml:space="preserve">), </w:t>
      </w:r>
      <w:r w:rsidR="006B4B10">
        <w:t>hence</w:t>
      </w:r>
      <w:r>
        <w:t xml:space="preserve"> </w:t>
      </w:r>
      <w:r w:rsidR="006B4B10">
        <w:t>with linear permeability tensor</w:t>
      </w:r>
      <w:r>
        <w:t xml:space="preserve">. The resulting spectral response </w:t>
      </w:r>
      <w:proofErr w:type="gramStart"/>
      <w:r>
        <w:t>i</w:t>
      </w:r>
      <w:r w:rsidR="00605832">
        <w:t>s</w:t>
      </w:r>
      <w:r>
        <w:t xml:space="preserve"> given</w:t>
      </w:r>
      <w:proofErr w:type="gramEnd"/>
      <w:r>
        <w:t xml:space="preserve"> in Fig. 4,</w:t>
      </w:r>
      <w:r w:rsidR="00605832">
        <w:t xml:space="preserve"> and it </w:t>
      </w:r>
      <w:r>
        <w:t>match</w:t>
      </w:r>
      <w:r w:rsidR="00605832">
        <w:t>es</w:t>
      </w:r>
      <w:r>
        <w:t xml:space="preserve"> the one reported by (</w:t>
      </w:r>
      <w:proofErr w:type="spellStart"/>
      <w:r>
        <w:t>Koshiba</w:t>
      </w:r>
      <w:proofErr w:type="spellEnd"/>
      <w:r>
        <w:t xml:space="preserve"> et al. 1986).</w:t>
      </w:r>
    </w:p>
    <w:p w:rsidR="00845B09" w:rsidRDefault="006535BA" w:rsidP="00845B09">
      <w:pPr>
        <w:keepNext/>
        <w:jc w:val="center"/>
      </w:pPr>
      <w:r>
        <w:rPr>
          <w:noProof/>
          <w:lang w:val="it-IT" w:eastAsia="it-IT"/>
        </w:rPr>
        <w:drawing>
          <wp:inline distT="0" distB="0" distL="0" distR="0">
            <wp:extent cx="4354007" cy="2073109"/>
            <wp:effectExtent l="0" t="0" r="0" b="0"/>
            <wp:docPr id="18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wmf"/>
                    <pic:cNvPicPr/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007" cy="207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0" w:name="_GoBack"/>
      <w:bookmarkEnd w:id="40"/>
    </w:p>
    <w:p w:rsidR="00000ADD" w:rsidRDefault="00845B09" w:rsidP="00845B09">
      <w:r w:rsidRPr="00845B09">
        <w:rPr>
          <w:b/>
        </w:rPr>
        <w:t>Figure 4</w:t>
      </w:r>
      <w:r>
        <w:t>. Circulator's small signal frequency response.</w:t>
      </w:r>
    </w:p>
    <w:p w:rsidR="00845B09" w:rsidDel="00D774DE" w:rsidRDefault="00845B09" w:rsidP="00845B09">
      <w:pPr>
        <w:keepNext/>
        <w:jc w:val="center"/>
        <w:rPr>
          <w:del w:id="41" w:author="Laurent" w:date="2013-10-17T01:37:00Z"/>
        </w:rPr>
      </w:pPr>
      <w:del w:id="42" w:author="Laurent" w:date="2013-10-17T01:36:00Z">
        <w:r w:rsidDel="00D774DE">
          <w:rPr>
            <w:noProof/>
            <w:lang w:val="it-IT" w:eastAsia="it-IT"/>
          </w:rPr>
          <w:drawing>
            <wp:inline distT="0" distB="0" distL="0" distR="0">
              <wp:extent cx="2383498" cy="2714361"/>
              <wp:effectExtent l="0" t="0" r="0" b="0"/>
              <wp:docPr id="17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0" descr="F:\MyData\_Publ\FEM2012\presentations\img\untitled.png"/>
                      <pic:cNvPicPr>
                        <a:picLocks noChangeAspect="1" noChangeArrowheads="1"/>
                      </pic:cNvPicPr>
                    </pic:nvPicPr>
                    <pic:blipFill>
                      <a:blip r:embed="rId17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83498" cy="27143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:rsidR="00845B09" w:rsidRDefault="00845B09" w:rsidP="00845B09">
      <w:r w:rsidRPr="00845B09">
        <w:rPr>
          <w:b/>
        </w:rPr>
        <w:t xml:space="preserve">Figure </w:t>
      </w:r>
      <w:r>
        <w:rPr>
          <w:b/>
        </w:rPr>
        <w:t>5</w:t>
      </w:r>
      <w:r>
        <w:t>. Electric field (V/m) distribution at 10 GHz</w:t>
      </w:r>
      <w:ins w:id="43" w:author="Laurent" w:date="2013-10-17T00:34:00Z">
        <w:r w:rsidR="00875593">
          <w:t xml:space="preserve"> for </w:t>
        </w:r>
        <w:proofErr w:type="gramStart"/>
        <w:r w:rsidR="00875593">
          <w:t>1</w:t>
        </w:r>
        <w:proofErr w:type="gramEnd"/>
        <w:r w:rsidR="00875593">
          <w:t xml:space="preserve"> W impinging on </w:t>
        </w:r>
      </w:ins>
      <w:ins w:id="44" w:author="Laurent" w:date="2013-10-17T00:34:00Z">
        <w:r w:rsidR="00875593" w:rsidRPr="00D774DE">
          <w:rPr>
            <w:position w:val="-12"/>
          </w:rPr>
          <w:object w:dxaOrig="279" w:dyaOrig="360">
            <v:shape id="_x0000_i1115" type="#_x0000_t75" style="width:13.4pt;height:18.4pt" o:ole="">
              <v:imagedata r:id="rId180" o:title=""/>
            </v:shape>
            <o:OLEObject Type="Embed" ProgID="Equation.DSMT4" ShapeID="_x0000_i1115" DrawAspect="Content" ObjectID="_1443567414" r:id="rId181"/>
          </w:object>
        </w:r>
      </w:ins>
      <w:ins w:id="45" w:author="Laurent" w:date="2013-10-17T00:34:00Z">
        <w:r w:rsidR="00875593">
          <w:t xml:space="preserve"> </w:t>
        </w:r>
      </w:ins>
      <w:del w:id="46" w:author="Laurent" w:date="2013-10-17T00:34:00Z">
        <w:r w:rsidDel="00875593">
          <w:delText>.</w:delText>
        </w:r>
      </w:del>
    </w:p>
    <w:p w:rsidR="00462768" w:rsidRDefault="006B4B10">
      <w:pPr>
        <w:keepNext/>
      </w:pPr>
      <w:r>
        <w:lastRenderedPageBreak/>
        <w:t>To assess nonlinearity of the modeled device, the circulator is analyzed assuming a strong interfering si</w:t>
      </w:r>
      <w:r w:rsidR="005F26CE">
        <w:t>gnal impinging on the isolated p</w:t>
      </w:r>
      <w:r>
        <w:t>ort (</w:t>
      </w:r>
      <w:r w:rsidRPr="005429B4">
        <w:rPr>
          <w:position w:val="-12"/>
        </w:rPr>
        <w:object w:dxaOrig="300" w:dyaOrig="360">
          <v:shape id="_x0000_i1116" type="#_x0000_t75" style="width:15.05pt;height:18.4pt" o:ole="">
            <v:imagedata r:id="rId182" o:title=""/>
          </v:shape>
          <o:OLEObject Type="Embed" ProgID="Equation.DSMT4" ShapeID="_x0000_i1116" DrawAspect="Content" ObjectID="_1443567415" r:id="rId183"/>
        </w:object>
      </w:r>
      <w:r>
        <w:t>)</w:t>
      </w:r>
      <w:r w:rsidR="0052434C">
        <w:t xml:space="preserve"> at </w:t>
      </w:r>
      <w:r w:rsidR="0052434C" w:rsidRPr="0052434C">
        <w:rPr>
          <w:position w:val="-12"/>
        </w:rPr>
        <w:object w:dxaOrig="1260" w:dyaOrig="360">
          <v:shape id="_x0000_i1117" type="#_x0000_t75" style="width:62.8pt;height:18.4pt" o:ole="">
            <v:imagedata r:id="rId184" o:title=""/>
          </v:shape>
          <o:OLEObject Type="Embed" ProgID="Equation.DSMT4" ShapeID="_x0000_i1117" DrawAspect="Content" ObjectID="_1443567416" r:id="rId185"/>
        </w:object>
      </w:r>
      <w:r w:rsidR="005F26CE">
        <w:t>, 10 dB higher than the signal at Port 1</w:t>
      </w:r>
      <w:r w:rsidR="00605832">
        <w:t xml:space="preserve">, being the signal frequency </w:t>
      </w:r>
      <w:r w:rsidR="00605832" w:rsidRPr="005429B4">
        <w:rPr>
          <w:position w:val="-12"/>
        </w:rPr>
        <w:object w:dxaOrig="1579" w:dyaOrig="360">
          <v:shape id="_x0000_i1118" type="#_x0000_t75" style="width:78.7pt;height:18.4pt" o:ole="">
            <v:imagedata r:id="rId186" o:title=""/>
          </v:shape>
          <o:OLEObject Type="Embed" ProgID="Equation.DSMT4" ShapeID="_x0000_i1118" DrawAspect="Content" ObjectID="_1443567417" r:id="rId187"/>
        </w:object>
      </w:r>
      <w:r>
        <w:t>, engendering undesired intermodulation products</w:t>
      </w:r>
      <w:r w:rsidR="005F26CE">
        <w:t xml:space="preserve"> (IMPs)</w:t>
      </w:r>
      <w:r>
        <w:t xml:space="preserve"> at the coupled port (</w:t>
      </w:r>
      <w:r w:rsidRPr="005429B4">
        <w:rPr>
          <w:position w:val="-12"/>
        </w:rPr>
        <w:object w:dxaOrig="300" w:dyaOrig="360">
          <v:shape id="_x0000_i1119" type="#_x0000_t75" style="width:15.05pt;height:18.4pt" o:ole="">
            <v:imagedata r:id="rId188" o:title=""/>
          </v:shape>
          <o:OLEObject Type="Embed" ProgID="Equation.DSMT4" ShapeID="_x0000_i1119" DrawAspect="Content" ObjectID="_1443567418" r:id="rId189"/>
        </w:object>
      </w:r>
      <w:r>
        <w:t>)</w:t>
      </w:r>
      <w:r w:rsidR="005F26CE">
        <w:t xml:space="preserve">. The resulting power amplitudes of in-band IMPs </w:t>
      </w:r>
      <w:proofErr w:type="gramStart"/>
      <w:r w:rsidR="005F26CE">
        <w:t>are shown</w:t>
      </w:r>
      <w:proofErr w:type="gramEnd"/>
      <w:r w:rsidR="005F26CE">
        <w:t xml:space="preserve"> in Fig. 6 and Fig. 7.</w:t>
      </w:r>
    </w:p>
    <w:p w:rsidR="005E108B" w:rsidRDefault="005E108B" w:rsidP="005E108B">
      <w:pPr>
        <w:keepNext/>
        <w:jc w:val="center"/>
      </w:pPr>
      <w:r>
        <w:rPr>
          <w:noProof/>
          <w:lang w:val="it-IT" w:eastAsia="it-IT"/>
        </w:rPr>
        <w:drawing>
          <wp:inline distT="0" distB="0" distL="0" distR="0">
            <wp:extent cx="4354007" cy="2445838"/>
            <wp:effectExtent l="19050" t="0" r="8443" b="0"/>
            <wp:docPr id="19" name="Immagine 18" descr="Fig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wmf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007" cy="244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B09" w:rsidRDefault="008846F7">
      <w:pPr>
        <w:keepNext/>
      </w:pPr>
      <w:r w:rsidRPr="008846F7">
        <w:rPr>
          <w:b/>
        </w:rPr>
        <w:t xml:space="preserve">Figure </w:t>
      </w:r>
      <w:r>
        <w:rPr>
          <w:b/>
        </w:rPr>
        <w:t>6</w:t>
      </w:r>
      <w:r w:rsidRPr="008846F7">
        <w:rPr>
          <w:b/>
        </w:rPr>
        <w:t>.</w:t>
      </w:r>
      <w:r>
        <w:t xml:space="preserve"> Intermodulation product power at 2 </w:t>
      </w:r>
      <w:proofErr w:type="spellStart"/>
      <w:r w:rsidRPr="00AF3870">
        <w:rPr>
          <w:i/>
        </w:rPr>
        <w:t>f</w:t>
      </w:r>
      <w:r w:rsidRPr="00AF3870">
        <w:rPr>
          <w:i/>
          <w:vertAlign w:val="subscript"/>
        </w:rPr>
        <w:t>s</w:t>
      </w:r>
      <w:proofErr w:type="spellEnd"/>
      <w:r w:rsidRPr="00AF3870">
        <w:rPr>
          <w:i/>
        </w:rPr>
        <w:t xml:space="preserve"> - f</w:t>
      </w:r>
      <w:r w:rsidRPr="00AF3870">
        <w:rPr>
          <w:i/>
          <w:vertAlign w:val="subscript"/>
        </w:rPr>
        <w:t>i</w:t>
      </w:r>
    </w:p>
    <w:p w:rsidR="005E108B" w:rsidRDefault="005E108B" w:rsidP="005E108B">
      <w:pPr>
        <w:keepNext/>
        <w:jc w:val="center"/>
        <w:rPr>
          <w:b/>
        </w:rPr>
      </w:pPr>
      <w:r>
        <w:rPr>
          <w:b/>
          <w:noProof/>
          <w:lang w:val="it-IT" w:eastAsia="it-IT"/>
        </w:rPr>
        <w:drawing>
          <wp:inline distT="0" distB="0" distL="0" distR="0">
            <wp:extent cx="4354007" cy="2446934"/>
            <wp:effectExtent l="19050" t="0" r="8443" b="0"/>
            <wp:docPr id="20" name="Immagine 19" descr="Fig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wmf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007" cy="24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768" w:rsidRDefault="008846F7">
      <w:pPr>
        <w:keepNext/>
        <w:rPr>
          <w:i/>
          <w:vertAlign w:val="subscript"/>
        </w:rPr>
      </w:pPr>
      <w:r w:rsidRPr="008846F7">
        <w:rPr>
          <w:b/>
        </w:rPr>
        <w:t xml:space="preserve">Figure </w:t>
      </w:r>
      <w:r>
        <w:rPr>
          <w:b/>
        </w:rPr>
        <w:t>7</w:t>
      </w:r>
      <w:r w:rsidRPr="008846F7">
        <w:rPr>
          <w:b/>
        </w:rPr>
        <w:t>.</w:t>
      </w:r>
      <w:r>
        <w:t xml:space="preserve"> Intermodulation product power at </w:t>
      </w:r>
      <w:proofErr w:type="gramStart"/>
      <w:r>
        <w:t>2</w:t>
      </w:r>
      <w:proofErr w:type="gramEnd"/>
      <w:r>
        <w:t xml:space="preserve"> </w:t>
      </w:r>
      <w:r w:rsidRPr="00AF3870">
        <w:rPr>
          <w:i/>
        </w:rPr>
        <w:t>f</w:t>
      </w:r>
      <w:r w:rsidRPr="00AF3870">
        <w:rPr>
          <w:i/>
          <w:vertAlign w:val="subscript"/>
        </w:rPr>
        <w:t>i</w:t>
      </w:r>
      <w:r w:rsidRPr="00AF3870">
        <w:rPr>
          <w:i/>
        </w:rPr>
        <w:t xml:space="preserve"> - </w:t>
      </w:r>
      <w:proofErr w:type="spellStart"/>
      <w:r w:rsidRPr="00AF3870">
        <w:rPr>
          <w:i/>
        </w:rPr>
        <w:t>f</w:t>
      </w:r>
      <w:r w:rsidRPr="00AF3870">
        <w:rPr>
          <w:i/>
          <w:vertAlign w:val="subscript"/>
        </w:rPr>
        <w:t>s</w:t>
      </w:r>
      <w:proofErr w:type="spellEnd"/>
    </w:p>
    <w:p w:rsidR="008846F7" w:rsidRDefault="008846F7">
      <w:pPr>
        <w:keepNext/>
      </w:pPr>
    </w:p>
    <w:p w:rsidR="00462768" w:rsidRDefault="0052434C">
      <w:pPr>
        <w:keepNext/>
      </w:pPr>
      <w:r>
        <w:t>The power delivered to IMPs is in good agreement with those reported in (How et al. 1997).</w:t>
      </w:r>
      <w:r w:rsidR="00BD1EC7">
        <w:t xml:space="preserve"> </w:t>
      </w:r>
    </w:p>
    <w:p w:rsidR="00462768" w:rsidRDefault="00BD1EC7">
      <w:pPr>
        <w:keepNext/>
      </w:pPr>
      <w:r>
        <w:t xml:space="preserve">The use of the DD scheme, which provides the same solution of the standard full system iteration scheme, allows </w:t>
      </w:r>
      <w:proofErr w:type="gramStart"/>
      <w:r>
        <w:t>to speed</w:t>
      </w:r>
      <w:proofErr w:type="gramEnd"/>
      <w:r>
        <w:t xml:space="preserve"> up the computations. The acceleration of the DD solver, defined as the ratio between the standard scheme times and the DD times, </w:t>
      </w:r>
      <w:proofErr w:type="gramStart"/>
      <w:r>
        <w:t>is reported</w:t>
      </w:r>
      <w:proofErr w:type="gramEnd"/>
      <w:r>
        <w:t xml:space="preserve"> in Fig. 8.</w:t>
      </w:r>
    </w:p>
    <w:p w:rsidR="00BD1EC7" w:rsidRDefault="00890A4E" w:rsidP="00BD1EC7">
      <w:pPr>
        <w:keepNext/>
        <w:jc w:val="center"/>
      </w:pPr>
      <w:r>
        <w:rPr>
          <w:noProof/>
          <w:lang w:val="it-IT" w:eastAsia="it-IT"/>
        </w:rPr>
        <w:lastRenderedPageBreak/>
        <w:drawing>
          <wp:inline distT="0" distB="0" distL="0" distR="0">
            <wp:extent cx="3643884" cy="2038198"/>
            <wp:effectExtent l="19050" t="0" r="0" b="0"/>
            <wp:docPr id="3" name="Immagine 2" descr="Fig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wmf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884" cy="203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768" w:rsidRPr="008846F7" w:rsidRDefault="00BD1EC7" w:rsidP="008846F7">
      <w:pPr>
        <w:keepNext/>
        <w:rPr>
          <w:b/>
        </w:rPr>
      </w:pPr>
      <w:r w:rsidRPr="008846F7">
        <w:rPr>
          <w:b/>
        </w:rPr>
        <w:t xml:space="preserve">Figure </w:t>
      </w:r>
      <w:del w:id="47" w:author="Laurent" w:date="2013-10-17T00:37:00Z">
        <w:r w:rsidR="00B731DF" w:rsidRPr="008846F7" w:rsidDel="00875593">
          <w:rPr>
            <w:b/>
          </w:rPr>
          <w:fldChar w:fldCharType="begin"/>
        </w:r>
        <w:r w:rsidRPr="008846F7" w:rsidDel="00875593">
          <w:rPr>
            <w:b/>
          </w:rPr>
          <w:delInstrText xml:space="preserve"> SEQ Figure \* ARABIC </w:delInstrText>
        </w:r>
        <w:r w:rsidR="00B731DF" w:rsidRPr="008846F7" w:rsidDel="00875593">
          <w:rPr>
            <w:b/>
          </w:rPr>
          <w:fldChar w:fldCharType="separate"/>
        </w:r>
        <w:r w:rsidR="008A1E87" w:rsidDel="00875593">
          <w:rPr>
            <w:b/>
            <w:noProof/>
          </w:rPr>
          <w:delText>1</w:delText>
        </w:r>
        <w:r w:rsidR="00B731DF" w:rsidRPr="008846F7" w:rsidDel="00875593">
          <w:rPr>
            <w:b/>
          </w:rPr>
          <w:fldChar w:fldCharType="end"/>
        </w:r>
      </w:del>
      <w:ins w:id="48" w:author="Laurent" w:date="2013-10-17T00:37:00Z">
        <w:r w:rsidR="00875593">
          <w:rPr>
            <w:b/>
          </w:rPr>
          <w:t>8</w:t>
        </w:r>
      </w:ins>
      <w:r w:rsidRPr="008846F7">
        <w:rPr>
          <w:b/>
        </w:rPr>
        <w:t xml:space="preserve">. </w:t>
      </w:r>
      <w:r w:rsidRPr="008846F7">
        <w:t xml:space="preserve">Acceleration of the DD scheme </w:t>
      </w:r>
      <w:proofErr w:type="spellStart"/>
      <w:r w:rsidRPr="008846F7">
        <w:t>vs</w:t>
      </w:r>
      <w:proofErr w:type="spellEnd"/>
      <w:r w:rsidRPr="008846F7">
        <w:t xml:space="preserve"> </w:t>
      </w:r>
      <w:r w:rsidR="008846F7">
        <w:t>conventional</w:t>
      </w:r>
      <w:r w:rsidRPr="008846F7">
        <w:t xml:space="preserve"> scheme</w:t>
      </w:r>
      <w:r w:rsidRPr="008846F7">
        <w:rPr>
          <w:b/>
        </w:rPr>
        <w:t>.</w:t>
      </w:r>
    </w:p>
    <w:p w:rsidR="00462768" w:rsidRDefault="00294BA1">
      <w:pPr>
        <w:keepNext/>
      </w:pPr>
      <w:r>
        <w:t xml:space="preserve">Al over the frequency sweep, the FFT-based algorithm employed to compute nonlinear materials testing has required </w:t>
      </w:r>
      <w:r w:rsidR="0012354E">
        <w:t xml:space="preserve">noticeably </w:t>
      </w:r>
      <w:r>
        <w:t xml:space="preserve">different amount of times, </w:t>
      </w:r>
      <w:r w:rsidR="0012354E">
        <w:t xml:space="preserve">bound to differences in the number of iterations required, </w:t>
      </w:r>
      <w:r>
        <w:t xml:space="preserve">leading to different values of acceleration for the chosen frequency points. The time step required </w:t>
      </w:r>
      <w:proofErr w:type="gramStart"/>
      <w:r>
        <w:t>to accurately compute</w:t>
      </w:r>
      <w:proofErr w:type="gramEnd"/>
      <w:r>
        <w:t xml:space="preserve"> the testing integrals strongly depend on the difference between signal and interferer frequencies. However,</w:t>
      </w:r>
      <w:r w:rsidR="00F610E3">
        <w:t xml:space="preserve"> 45% to 60% average </w:t>
      </w:r>
      <w:r>
        <w:t>speed-up</w:t>
      </w:r>
      <w:r w:rsidR="00F610E3">
        <w:t xml:space="preserve"> </w:t>
      </w:r>
      <w:proofErr w:type="gramStart"/>
      <w:r w:rsidR="00F610E3">
        <w:t>have been noticed</w:t>
      </w:r>
      <w:proofErr w:type="gramEnd"/>
      <w:r w:rsidR="00F610E3">
        <w:t xml:space="preserve"> within the signal bandwidth.</w:t>
      </w:r>
    </w:p>
    <w:p w:rsidR="008D3BF1" w:rsidRPr="008D3BF1" w:rsidRDefault="008D3BF1" w:rsidP="008D3BF1"/>
    <w:p w:rsidR="006D2AF4" w:rsidRPr="00E95AA3" w:rsidRDefault="004C392E" w:rsidP="00726609">
      <w:pPr>
        <w:rPr>
          <w:b/>
        </w:rPr>
      </w:pPr>
      <w:r w:rsidRPr="00E95AA3">
        <w:rPr>
          <w:b/>
        </w:rPr>
        <w:t>5</w:t>
      </w:r>
      <w:r w:rsidR="006D2AF4" w:rsidRPr="00E95AA3">
        <w:rPr>
          <w:b/>
        </w:rPr>
        <w:t>. CONCLUSION</w:t>
      </w:r>
      <w:r w:rsidR="00827DB7" w:rsidRPr="00E95AA3">
        <w:rPr>
          <w:b/>
        </w:rPr>
        <w:t>S</w:t>
      </w:r>
    </w:p>
    <w:p w:rsidR="00462768" w:rsidRDefault="00F610E3">
      <w:pPr>
        <w:tabs>
          <w:tab w:val="left" w:pos="1485"/>
        </w:tabs>
      </w:pPr>
      <w:r>
        <w:t xml:space="preserve">A finite element approach to the analysis of nonlinear passive microwave devices </w:t>
      </w:r>
      <w:proofErr w:type="gramStart"/>
      <w:r>
        <w:t>has been presented</w:t>
      </w:r>
      <w:proofErr w:type="gramEnd"/>
      <w:r>
        <w:t xml:space="preserve">. The paper presents the Harmonic Balance as a </w:t>
      </w:r>
      <w:r w:rsidR="005E604D">
        <w:t xml:space="preserve">valid </w:t>
      </w:r>
      <w:r>
        <w:t xml:space="preserve">methodology </w:t>
      </w:r>
      <w:r w:rsidR="00064906">
        <w:t>for the calculatio</w:t>
      </w:r>
      <w:r w:rsidR="005E604D">
        <w:t xml:space="preserve">n of harmonic couplings </w:t>
      </w:r>
      <w:r w:rsidR="00064906">
        <w:t>occur</w:t>
      </w:r>
      <w:r w:rsidR="005E604D">
        <w:t>ring</w:t>
      </w:r>
      <w:r w:rsidR="00064906">
        <w:t xml:space="preserve"> within nonlinear materials characteristics at microwave frequencies. A </w:t>
      </w:r>
      <w:proofErr w:type="spellStart"/>
      <w:r w:rsidR="00064906">
        <w:t>Schur</w:t>
      </w:r>
      <w:proofErr w:type="spellEnd"/>
      <w:r w:rsidR="00064906">
        <w:t xml:space="preserve">-complement based domain decomposition technique </w:t>
      </w:r>
      <w:del w:id="49" w:author="Laurent" w:date="2013-10-17T00:38:00Z">
        <w:r w:rsidR="00064906" w:rsidDel="00DD1858">
          <w:delText xml:space="preserve">have </w:delText>
        </w:r>
      </w:del>
      <w:proofErr w:type="gramStart"/>
      <w:ins w:id="50" w:author="Laurent" w:date="2013-10-17T00:38:00Z">
        <w:r w:rsidR="00DD1858">
          <w:t xml:space="preserve">has </w:t>
        </w:r>
      </w:ins>
      <w:r w:rsidR="00064906">
        <w:t>been applied</w:t>
      </w:r>
      <w:proofErr w:type="gramEnd"/>
      <w:r w:rsidR="00064906">
        <w:t xml:space="preserve"> to speed-up the nonlinear iterative solution.</w:t>
      </w:r>
    </w:p>
    <w:p w:rsidR="00462768" w:rsidRDefault="00462768">
      <w:pPr>
        <w:tabs>
          <w:tab w:val="left" w:pos="1485"/>
        </w:tabs>
      </w:pPr>
    </w:p>
    <w:p w:rsidR="006D2AF4" w:rsidRPr="004C392E" w:rsidRDefault="004C392E" w:rsidP="00726609">
      <w:pPr>
        <w:rPr>
          <w:b/>
        </w:rPr>
      </w:pPr>
      <w:r w:rsidRPr="004C392E">
        <w:rPr>
          <w:b/>
        </w:rPr>
        <w:t>REFERENCES</w:t>
      </w:r>
    </w:p>
    <w:p w:rsidR="002B7A58" w:rsidRDefault="00D53A1B" w:rsidP="002B7A58">
      <w:pPr>
        <w:ind w:left="1134" w:hanging="1134"/>
        <w:rPr>
          <w:ins w:id="51" w:author="Laurent" w:date="2013-10-16T23:49:00Z"/>
        </w:rPr>
      </w:pPr>
      <w:moveFromRangeStart w:id="52" w:author="Laurent" w:date="2013-10-16T23:49:00Z" w:name="move369730710"/>
      <w:moveFrom w:id="53" w:author="Laurent" w:date="2013-10-16T23:49:00Z">
        <w:r w:rsidDel="002B7A58">
          <w:t>Caudle B. T., M. E. Baginski</w:t>
        </w:r>
        <w:r w:rsidR="00462768" w:rsidDel="002B7A58">
          <w:t xml:space="preserve"> </w:t>
        </w:r>
        <w:r w:rsidDel="002B7A58">
          <w:t xml:space="preserve">&amp; H. Kirkici, </w:t>
        </w:r>
        <w:r w:rsidR="00C86233" w:rsidDel="002B7A58">
          <w:t xml:space="preserve">2012, </w:t>
        </w:r>
        <w:r w:rsidR="00462768" w:rsidDel="002B7A58">
          <w:t>3</w:t>
        </w:r>
        <w:r w:rsidDel="002B7A58">
          <w:t>D</w:t>
        </w:r>
        <w:r w:rsidR="00462768" w:rsidDel="002B7A58">
          <w:t xml:space="preserve"> </w:t>
        </w:r>
        <w:r w:rsidDel="002B7A58">
          <w:t>FDTD</w:t>
        </w:r>
        <w:r w:rsidR="00462768" w:rsidDel="002B7A58">
          <w:t xml:space="preserve"> simulation of</w:t>
        </w:r>
        <w:r w:rsidDel="002B7A58">
          <w:t xml:space="preserve"> </w:t>
        </w:r>
        <w:r w:rsidR="00462768" w:rsidDel="002B7A58">
          <w:t xml:space="preserve">nonlinear ferroelectric materials in rectangular waveguide,” </w:t>
        </w:r>
        <w:r w:rsidRPr="00D53A1B" w:rsidDel="002B7A58">
          <w:rPr>
            <w:i/>
          </w:rPr>
          <w:t xml:space="preserve">IEEE Int. </w:t>
        </w:r>
        <w:r w:rsidR="00462768" w:rsidRPr="00D53A1B" w:rsidDel="002B7A58">
          <w:rPr>
            <w:i/>
          </w:rPr>
          <w:t>Pow</w:t>
        </w:r>
        <w:r w:rsidDel="002B7A58">
          <w:rPr>
            <w:i/>
          </w:rPr>
          <w:t>.</w:t>
        </w:r>
        <w:r w:rsidRPr="00D53A1B" w:rsidDel="002B7A58">
          <w:rPr>
            <w:i/>
          </w:rPr>
          <w:t xml:space="preserve"> </w:t>
        </w:r>
        <w:r w:rsidR="00462768" w:rsidRPr="00D53A1B" w:rsidDel="002B7A58">
          <w:rPr>
            <w:i/>
          </w:rPr>
          <w:t>Mod</w:t>
        </w:r>
        <w:r w:rsidDel="002B7A58">
          <w:rPr>
            <w:i/>
          </w:rPr>
          <w:t>.</w:t>
        </w:r>
        <w:r w:rsidR="00462768" w:rsidRPr="00D53A1B" w:rsidDel="002B7A58">
          <w:rPr>
            <w:i/>
          </w:rPr>
          <w:t xml:space="preserve"> High Volt</w:t>
        </w:r>
        <w:r w:rsidDel="002B7A58">
          <w:rPr>
            <w:i/>
          </w:rPr>
          <w:t>.</w:t>
        </w:r>
        <w:r w:rsidR="00462768" w:rsidRPr="00D53A1B" w:rsidDel="002B7A58">
          <w:rPr>
            <w:i/>
          </w:rPr>
          <w:t xml:space="preserve"> Conf</w:t>
        </w:r>
        <w:r w:rsidDel="002B7A58">
          <w:rPr>
            <w:i/>
          </w:rPr>
          <w:t>.</w:t>
        </w:r>
        <w:r w:rsidR="00462768" w:rsidRPr="00D53A1B" w:rsidDel="002B7A58">
          <w:rPr>
            <w:i/>
          </w:rPr>
          <w:t xml:space="preserve"> (IPMHVC)</w:t>
        </w:r>
        <w:r w:rsidR="00462768" w:rsidDel="002B7A58">
          <w:t>, pp. 235–238.</w:t>
        </w:r>
      </w:moveFrom>
      <w:moveFromRangeEnd w:id="52"/>
      <w:ins w:id="54" w:author="Laurent" w:date="2013-10-16T23:48:00Z">
        <w:r w:rsidR="002B7A58" w:rsidRPr="002B7A58">
          <w:rPr>
            <w:rPrChange w:id="55" w:author="Laurent" w:date="2013-10-16T23:48:00Z">
              <w:rPr>
                <w:sz w:val="16"/>
                <w:szCs w:val="16"/>
                <w:lang w:val="it-IT"/>
              </w:rPr>
            </w:rPrChange>
          </w:rPr>
          <w:t xml:space="preserve">H. De </w:t>
        </w:r>
        <w:proofErr w:type="spellStart"/>
        <w:r w:rsidR="002B7A58" w:rsidRPr="002B7A58">
          <w:rPr>
            <w:rPrChange w:id="56" w:author="Laurent" w:date="2013-10-16T23:48:00Z">
              <w:rPr>
                <w:sz w:val="16"/>
                <w:szCs w:val="16"/>
                <w:lang w:val="it-IT"/>
              </w:rPr>
            </w:rPrChange>
          </w:rPr>
          <w:t>Gersem</w:t>
        </w:r>
        <w:proofErr w:type="spellEnd"/>
        <w:r w:rsidR="002B7A58" w:rsidRPr="002B7A58">
          <w:rPr>
            <w:rPrChange w:id="57" w:author="Laurent" w:date="2013-10-16T23:48:00Z">
              <w:rPr>
                <w:sz w:val="16"/>
                <w:szCs w:val="16"/>
                <w:lang w:val="it-IT"/>
              </w:rPr>
            </w:rPrChange>
          </w:rPr>
          <w:t xml:space="preserve">, H. </w:t>
        </w:r>
        <w:proofErr w:type="spellStart"/>
        <w:r w:rsidR="002B7A58" w:rsidRPr="002B7A58">
          <w:rPr>
            <w:rPrChange w:id="58" w:author="Laurent" w:date="2013-10-16T23:48:00Z">
              <w:rPr>
                <w:sz w:val="16"/>
                <w:szCs w:val="16"/>
                <w:lang w:val="it-IT"/>
              </w:rPr>
            </w:rPrChange>
          </w:rPr>
          <w:t>Vande</w:t>
        </w:r>
        <w:proofErr w:type="spellEnd"/>
        <w:r w:rsidR="002B7A58" w:rsidRPr="002B7A58">
          <w:rPr>
            <w:rPrChange w:id="59" w:author="Laurent" w:date="2013-10-16T23:48:00Z">
              <w:rPr>
                <w:sz w:val="16"/>
                <w:szCs w:val="16"/>
                <w:lang w:val="it-IT"/>
              </w:rPr>
            </w:rPrChange>
          </w:rPr>
          <w:t xml:space="preserve"> </w:t>
        </w:r>
        <w:proofErr w:type="spellStart"/>
        <w:r w:rsidR="002B7A58" w:rsidRPr="002B7A58">
          <w:rPr>
            <w:rPrChange w:id="60" w:author="Laurent" w:date="2013-10-16T23:48:00Z">
              <w:rPr>
                <w:sz w:val="16"/>
                <w:szCs w:val="16"/>
                <w:lang w:val="it-IT"/>
              </w:rPr>
            </w:rPrChange>
          </w:rPr>
          <w:t>Sande</w:t>
        </w:r>
        <w:proofErr w:type="spellEnd"/>
        <w:r w:rsidR="002B7A58" w:rsidRPr="002B7A58">
          <w:rPr>
            <w:rPrChange w:id="61" w:author="Laurent" w:date="2013-10-16T23:48:00Z">
              <w:rPr>
                <w:sz w:val="16"/>
                <w:szCs w:val="16"/>
                <w:lang w:val="it-IT"/>
              </w:rPr>
            </w:rPrChange>
          </w:rPr>
          <w:t xml:space="preserve">, </w:t>
        </w:r>
      </w:ins>
      <w:ins w:id="62" w:author="Laurent" w:date="2013-10-16T23:49:00Z">
        <w:r w:rsidR="002B7A58">
          <w:t>&amp;</w:t>
        </w:r>
      </w:ins>
      <w:ins w:id="63" w:author="Laurent" w:date="2013-10-16T23:48:00Z">
        <w:r w:rsidR="002B7A58" w:rsidRPr="002B7A58">
          <w:rPr>
            <w:rPrChange w:id="64" w:author="Laurent" w:date="2013-10-16T23:48:00Z">
              <w:rPr>
                <w:sz w:val="16"/>
                <w:szCs w:val="16"/>
                <w:lang w:val="it-IT"/>
              </w:rPr>
            </w:rPrChange>
          </w:rPr>
          <w:t xml:space="preserve"> K. </w:t>
        </w:r>
        <w:proofErr w:type="spellStart"/>
        <w:r w:rsidR="002B7A58" w:rsidRPr="002B7A58">
          <w:rPr>
            <w:rPrChange w:id="65" w:author="Laurent" w:date="2013-10-16T23:48:00Z">
              <w:rPr>
                <w:sz w:val="16"/>
                <w:szCs w:val="16"/>
                <w:lang w:val="it-IT"/>
              </w:rPr>
            </w:rPrChange>
          </w:rPr>
          <w:t>Hameyer</w:t>
        </w:r>
        <w:proofErr w:type="spellEnd"/>
        <w:r w:rsidR="002B7A58" w:rsidRPr="002B7A58">
          <w:rPr>
            <w:rPrChange w:id="66" w:author="Laurent" w:date="2013-10-16T23:48:00Z">
              <w:rPr>
                <w:sz w:val="16"/>
                <w:szCs w:val="16"/>
                <w:lang w:val="it-IT"/>
              </w:rPr>
            </w:rPrChange>
          </w:rPr>
          <w:t>, “Strong coupled</w:t>
        </w:r>
        <w:r w:rsidR="002B7A58">
          <w:t xml:space="preserve"> </w:t>
        </w:r>
        <w:r w:rsidR="002B7A58" w:rsidRPr="002B7A58">
          <w:rPr>
            <w:rPrChange w:id="67" w:author="Laurent" w:date="2013-10-16T23:48:00Z">
              <w:rPr>
                <w:sz w:val="16"/>
                <w:szCs w:val="16"/>
                <w:lang w:val="it-IT"/>
              </w:rPr>
            </w:rPrChange>
          </w:rPr>
          <w:t xml:space="preserve">multi-harmonic finite element simulation </w:t>
        </w:r>
        <w:r w:rsidR="002B7A58">
          <w:t>p</w:t>
        </w:r>
        <w:r w:rsidR="002B7A58" w:rsidRPr="002B7A58">
          <w:rPr>
            <w:rPrChange w:id="68" w:author="Laurent" w:date="2013-10-16T23:48:00Z">
              <w:rPr>
                <w:sz w:val="16"/>
                <w:szCs w:val="16"/>
                <w:lang w:val="it-IT"/>
              </w:rPr>
            </w:rPrChange>
          </w:rPr>
          <w:t>ackage,” COMPEL, vol. 20,</w:t>
        </w:r>
      </w:ins>
      <w:ins w:id="69" w:author="Laurent" w:date="2013-10-16T23:49:00Z">
        <w:r w:rsidR="002B7A58">
          <w:t xml:space="preserve"> </w:t>
        </w:r>
      </w:ins>
      <w:ins w:id="70" w:author="Laurent" w:date="2013-10-16T23:48:00Z">
        <w:r w:rsidR="002B7A58" w:rsidRPr="002B7A58">
          <w:rPr>
            <w:rPrChange w:id="71" w:author="Laurent" w:date="2013-10-16T23:48:00Z">
              <w:rPr>
                <w:sz w:val="16"/>
                <w:szCs w:val="16"/>
                <w:lang w:val="it-IT"/>
              </w:rPr>
            </w:rPrChange>
          </w:rPr>
          <w:t>no. 2, pp. 535–546, 2001.</w:t>
        </w:r>
      </w:ins>
    </w:p>
    <w:p w:rsidR="002B7A58" w:rsidDel="002B7A58" w:rsidRDefault="002B7A58" w:rsidP="002B7A58">
      <w:pPr>
        <w:ind w:left="1134" w:hanging="1134"/>
        <w:rPr>
          <w:del w:id="72" w:author="Laurent" w:date="2013-10-16T23:50:00Z"/>
        </w:rPr>
      </w:pPr>
      <w:moveToRangeStart w:id="73" w:author="Laurent" w:date="2013-10-16T23:49:00Z" w:name="move369730710"/>
      <w:moveTo w:id="74" w:author="Laurent" w:date="2013-10-16T23:49:00Z">
        <w:del w:id="75" w:author="Laurent" w:date="2013-10-16T23:50:00Z">
          <w:r w:rsidDel="002B7A58">
            <w:delText xml:space="preserve">Caudle B. T., M. E. Baginski &amp; H. Kirkici, 2012, 3D FDTD simulation of nonlinear ferroelectric materials in rectangular waveguide,” </w:delText>
          </w:r>
          <w:r w:rsidRPr="00D53A1B" w:rsidDel="002B7A58">
            <w:rPr>
              <w:i/>
            </w:rPr>
            <w:delText>IEEE Int. Pow</w:delText>
          </w:r>
          <w:r w:rsidDel="002B7A58">
            <w:rPr>
              <w:i/>
            </w:rPr>
            <w:delText>.</w:delText>
          </w:r>
          <w:r w:rsidRPr="00D53A1B" w:rsidDel="002B7A58">
            <w:rPr>
              <w:i/>
            </w:rPr>
            <w:delText xml:space="preserve"> Mod</w:delText>
          </w:r>
          <w:r w:rsidDel="002B7A58">
            <w:rPr>
              <w:i/>
            </w:rPr>
            <w:delText>.</w:delText>
          </w:r>
          <w:r w:rsidRPr="00D53A1B" w:rsidDel="002B7A58">
            <w:rPr>
              <w:i/>
            </w:rPr>
            <w:delText xml:space="preserve"> High Volt</w:delText>
          </w:r>
          <w:r w:rsidDel="002B7A58">
            <w:rPr>
              <w:i/>
            </w:rPr>
            <w:delText>.</w:delText>
          </w:r>
          <w:r w:rsidRPr="00D53A1B" w:rsidDel="002B7A58">
            <w:rPr>
              <w:i/>
            </w:rPr>
            <w:delText xml:space="preserve"> Conf</w:delText>
          </w:r>
          <w:r w:rsidDel="002B7A58">
            <w:rPr>
              <w:i/>
            </w:rPr>
            <w:delText>.</w:delText>
          </w:r>
          <w:r w:rsidRPr="00D53A1B" w:rsidDel="002B7A58">
            <w:rPr>
              <w:i/>
            </w:rPr>
            <w:delText xml:space="preserve"> (IPMHVC)</w:delText>
          </w:r>
          <w:r w:rsidDel="002B7A58">
            <w:delText>, pp. 235–238.</w:delText>
          </w:r>
        </w:del>
      </w:moveTo>
    </w:p>
    <w:moveToRangeEnd w:id="73"/>
    <w:p w:rsidR="002B7A58" w:rsidRPr="002B7A58" w:rsidRDefault="002B7A58" w:rsidP="002B7A58">
      <w:pPr>
        <w:ind w:left="1134" w:hanging="1134"/>
      </w:pPr>
    </w:p>
    <w:p w:rsidR="00C903C8" w:rsidRDefault="00C903C8" w:rsidP="004C392E">
      <w:pPr>
        <w:ind w:left="1134" w:hanging="1134"/>
      </w:pPr>
      <w:r w:rsidRPr="00C903C8">
        <w:lastRenderedPageBreak/>
        <w:t xml:space="preserve">Copeland </w:t>
      </w:r>
      <w:r>
        <w:t xml:space="preserve">D.M. &amp; </w:t>
      </w:r>
      <w:r w:rsidRPr="00C903C8">
        <w:t xml:space="preserve">U. Langer, </w:t>
      </w:r>
      <w:r>
        <w:t xml:space="preserve">2010, </w:t>
      </w:r>
      <w:r w:rsidRPr="00C903C8">
        <w:t>Domain decomposition solvers for</w:t>
      </w:r>
      <w:r>
        <w:t xml:space="preserve"> </w:t>
      </w:r>
      <w:r w:rsidRPr="00C903C8">
        <w:t xml:space="preserve">nonlinear multiharmonic finite element equations, </w:t>
      </w:r>
      <w:r w:rsidRPr="00C903C8">
        <w:rPr>
          <w:i/>
        </w:rPr>
        <w:t>J. Numer. Math</w:t>
      </w:r>
      <w:r>
        <w:t xml:space="preserve">. </w:t>
      </w:r>
      <w:proofErr w:type="gramStart"/>
      <w:r w:rsidRPr="00C903C8">
        <w:t>18</w:t>
      </w:r>
      <w:proofErr w:type="gramEnd"/>
      <w:r>
        <w:t>:</w:t>
      </w:r>
      <w:r w:rsidRPr="00C903C8">
        <w:t>157–175</w:t>
      </w:r>
      <w:r>
        <w:t>.</w:t>
      </w:r>
    </w:p>
    <w:p w:rsidR="006D2AF4" w:rsidRDefault="006D2AF4" w:rsidP="004C392E">
      <w:pPr>
        <w:ind w:left="1134" w:hanging="1134"/>
      </w:pPr>
      <w:r w:rsidRPr="008452E7">
        <w:t xml:space="preserve">De Gersem, </w:t>
      </w:r>
      <w:r w:rsidR="008452E7" w:rsidRPr="008452E7">
        <w:t>H.</w:t>
      </w:r>
      <w:proofErr w:type="gramStart"/>
      <w:r w:rsidR="008452E7">
        <w:t xml:space="preserve">,  </w:t>
      </w:r>
      <w:r w:rsidRPr="008452E7">
        <w:t>H</w:t>
      </w:r>
      <w:proofErr w:type="gramEnd"/>
      <w:r w:rsidRPr="008452E7">
        <w:t xml:space="preserve">. Vande Sande, </w:t>
      </w:r>
      <w:r w:rsidR="008452E7">
        <w:t>&amp;</w:t>
      </w:r>
      <w:r w:rsidRPr="008452E7">
        <w:t xml:space="preserve"> K. Hameyer</w:t>
      </w:r>
      <w:r w:rsidR="008452E7">
        <w:t>. 2001.</w:t>
      </w:r>
      <w:r w:rsidRPr="008452E7">
        <w:t xml:space="preserve"> Strong coupled</w:t>
      </w:r>
      <w:r w:rsidR="008452E7">
        <w:t xml:space="preserve"> </w:t>
      </w:r>
      <w:r w:rsidRPr="008452E7">
        <w:t xml:space="preserve">multi-harmonic finite element simulation package, </w:t>
      </w:r>
      <w:r w:rsidRPr="008452E7">
        <w:rPr>
          <w:rFonts w:ascii="Times-Italic" w:hAnsi="Times-Italic" w:cs="Times-Italic"/>
          <w:i/>
          <w:iCs/>
        </w:rPr>
        <w:t>COMPEL</w:t>
      </w:r>
      <w:r w:rsidRPr="008452E7">
        <w:t>, 20</w:t>
      </w:r>
      <w:r w:rsidR="008452E7">
        <w:t>:</w:t>
      </w:r>
      <w:r w:rsidRPr="008452E7">
        <w:t>535–</w:t>
      </w:r>
      <w:r w:rsidR="008452E7">
        <w:t>546.</w:t>
      </w:r>
    </w:p>
    <w:p w:rsidR="00570C48" w:rsidRDefault="00570C48" w:rsidP="004C392E">
      <w:pPr>
        <w:ind w:left="1134" w:hanging="1134"/>
      </w:pPr>
      <w:proofErr w:type="spellStart"/>
      <w:r w:rsidRPr="00570C48">
        <w:t>Gaidamour</w:t>
      </w:r>
      <w:proofErr w:type="spellEnd"/>
      <w:r w:rsidRPr="00570C48">
        <w:t xml:space="preserve"> </w:t>
      </w:r>
      <w:r w:rsidR="000D3326">
        <w:t>J</w:t>
      </w:r>
      <w:r>
        <w:t xml:space="preserve">. &amp; </w:t>
      </w:r>
      <w:r w:rsidRPr="00570C48">
        <w:t>P</w:t>
      </w:r>
      <w:r>
        <w:t>.</w:t>
      </w:r>
      <w:r w:rsidRPr="00570C48">
        <w:t xml:space="preserve"> </w:t>
      </w:r>
      <w:proofErr w:type="spellStart"/>
      <w:r w:rsidRPr="00570C48">
        <w:t>Hénon</w:t>
      </w:r>
      <w:proofErr w:type="spellEnd"/>
      <w:r w:rsidRPr="00570C48">
        <w:t xml:space="preserve">. </w:t>
      </w:r>
      <w:r>
        <w:t xml:space="preserve">2009. </w:t>
      </w:r>
      <w:r w:rsidRPr="00570C48">
        <w:t xml:space="preserve">Algorithms </w:t>
      </w:r>
      <w:proofErr w:type="gramStart"/>
      <w:r w:rsidRPr="00570C48">
        <w:t>To</w:t>
      </w:r>
      <w:proofErr w:type="gramEnd"/>
      <w:r w:rsidRPr="00570C48">
        <w:t xml:space="preserve"> Build Robust Hybrid Direct/Iter</w:t>
      </w:r>
      <w:r>
        <w:t xml:space="preserve">ative Sparse Linear Solvers. </w:t>
      </w:r>
      <w:r w:rsidRPr="00570C48">
        <w:t>Intern</w:t>
      </w:r>
      <w:r>
        <w:t>.</w:t>
      </w:r>
      <w:r w:rsidRPr="00570C48">
        <w:t xml:space="preserve"> Conf</w:t>
      </w:r>
      <w:r>
        <w:t>.</w:t>
      </w:r>
      <w:r w:rsidRPr="00570C48">
        <w:t xml:space="preserve"> </w:t>
      </w:r>
      <w:proofErr w:type="spellStart"/>
      <w:r w:rsidRPr="00570C48">
        <w:t>Precond</w:t>
      </w:r>
      <w:proofErr w:type="spellEnd"/>
      <w:r>
        <w:t>.</w:t>
      </w:r>
      <w:r w:rsidRPr="00570C48">
        <w:t xml:space="preserve"> </w:t>
      </w:r>
      <w:proofErr w:type="spellStart"/>
      <w:r w:rsidRPr="00570C48">
        <w:t>Techn</w:t>
      </w:r>
      <w:proofErr w:type="spellEnd"/>
      <w:r>
        <w:t>.</w:t>
      </w:r>
      <w:r w:rsidRPr="00570C48">
        <w:t xml:space="preserve"> </w:t>
      </w:r>
      <w:proofErr w:type="spellStart"/>
      <w:r w:rsidRPr="00570C48">
        <w:t>Scient</w:t>
      </w:r>
      <w:proofErr w:type="spellEnd"/>
      <w:r>
        <w:t xml:space="preserve">. </w:t>
      </w:r>
      <w:proofErr w:type="spellStart"/>
      <w:r w:rsidRPr="00570C48">
        <w:t>Indust</w:t>
      </w:r>
      <w:proofErr w:type="spellEnd"/>
      <w:r>
        <w:t>.</w:t>
      </w:r>
      <w:r w:rsidRPr="00570C48">
        <w:t xml:space="preserve"> Appl</w:t>
      </w:r>
      <w:r>
        <w:t>.</w:t>
      </w:r>
      <w:r w:rsidRPr="00570C48">
        <w:t xml:space="preserve">, Hong-Kong </w:t>
      </w:r>
      <w:r>
        <w:t>(</w:t>
      </w:r>
      <w:proofErr w:type="spellStart"/>
      <w:r>
        <w:t>H.k</w:t>
      </w:r>
      <w:proofErr w:type="spellEnd"/>
      <w:r>
        <w:t xml:space="preserve">.). </w:t>
      </w:r>
    </w:p>
    <w:p w:rsidR="000D3326" w:rsidRPr="00210F17" w:rsidRDefault="000D3326" w:rsidP="004C392E">
      <w:pPr>
        <w:ind w:left="1134" w:hanging="1134"/>
        <w:rPr>
          <w:lang w:val="it-IT"/>
        </w:rPr>
      </w:pPr>
      <w:proofErr w:type="spellStart"/>
      <w:r>
        <w:t>Gaidamour</w:t>
      </w:r>
      <w:proofErr w:type="spellEnd"/>
      <w:r>
        <w:t xml:space="preserve">, J. &amp; P. </w:t>
      </w:r>
      <w:proofErr w:type="spellStart"/>
      <w:r>
        <w:t>Henon</w:t>
      </w:r>
      <w:proofErr w:type="spellEnd"/>
      <w:r>
        <w:t xml:space="preserve">. 2008. A Parallel Direct/Iterative Solver Based on a </w:t>
      </w:r>
      <w:proofErr w:type="spellStart"/>
      <w:r>
        <w:t>Schur</w:t>
      </w:r>
      <w:proofErr w:type="spellEnd"/>
      <w:r>
        <w:t xml:space="preserve"> Complement Approach, </w:t>
      </w:r>
      <w:r w:rsidRPr="000D3326">
        <w:rPr>
          <w:i/>
        </w:rPr>
        <w:t>11</w:t>
      </w:r>
      <w:r w:rsidRPr="000D3326">
        <w:rPr>
          <w:i/>
          <w:vertAlign w:val="superscript"/>
        </w:rPr>
        <w:t>th</w:t>
      </w:r>
      <w:r w:rsidRPr="000D3326">
        <w:rPr>
          <w:i/>
        </w:rPr>
        <w:t xml:space="preserve"> </w:t>
      </w:r>
      <w:r>
        <w:rPr>
          <w:i/>
        </w:rPr>
        <w:t xml:space="preserve">IEEE Int. </w:t>
      </w:r>
      <w:proofErr w:type="spellStart"/>
      <w:r w:rsidRPr="000C4DFE">
        <w:rPr>
          <w:i/>
          <w:lang w:val="it-IT"/>
        </w:rPr>
        <w:t>Conf</w:t>
      </w:r>
      <w:proofErr w:type="spellEnd"/>
      <w:r w:rsidRPr="000C4DFE">
        <w:rPr>
          <w:i/>
          <w:lang w:val="it-IT"/>
        </w:rPr>
        <w:t xml:space="preserve">. </w:t>
      </w:r>
      <w:r w:rsidRPr="000C4DFE">
        <w:rPr>
          <w:i/>
          <w:iCs/>
          <w:lang w:val="it-IT"/>
        </w:rPr>
        <w:t xml:space="preserve">Comp. </w:t>
      </w:r>
      <w:proofErr w:type="spellStart"/>
      <w:r w:rsidRPr="000C4DFE">
        <w:rPr>
          <w:i/>
          <w:iCs/>
          <w:lang w:val="it-IT"/>
        </w:rPr>
        <w:t>Scien</w:t>
      </w:r>
      <w:proofErr w:type="spellEnd"/>
      <w:r w:rsidRPr="000C4DFE">
        <w:rPr>
          <w:i/>
          <w:iCs/>
          <w:lang w:val="it-IT"/>
        </w:rPr>
        <w:t xml:space="preserve">. </w:t>
      </w:r>
      <w:proofErr w:type="spellStart"/>
      <w:proofErr w:type="gramStart"/>
      <w:r w:rsidRPr="00210F17">
        <w:rPr>
          <w:i/>
          <w:iCs/>
          <w:lang w:val="it-IT"/>
        </w:rPr>
        <w:t>Engin</w:t>
      </w:r>
      <w:proofErr w:type="spellEnd"/>
      <w:r w:rsidRPr="00210F17">
        <w:rPr>
          <w:i/>
          <w:iCs/>
          <w:lang w:val="it-IT"/>
        </w:rPr>
        <w:t>.,</w:t>
      </w:r>
      <w:proofErr w:type="gramEnd"/>
      <w:r w:rsidRPr="00210F17">
        <w:rPr>
          <w:i/>
          <w:iCs/>
          <w:lang w:val="it-IT"/>
        </w:rPr>
        <w:t xml:space="preserve"> 2008. CSE '08</w:t>
      </w:r>
      <w:r w:rsidRPr="00210F17">
        <w:rPr>
          <w:lang w:val="it-IT"/>
        </w:rPr>
        <w:t>, pp.98-105.</w:t>
      </w:r>
    </w:p>
    <w:p w:rsidR="00836F50" w:rsidRDefault="00836F50" w:rsidP="004C392E">
      <w:pPr>
        <w:ind w:left="1134" w:hanging="1134"/>
      </w:pPr>
      <w:proofErr w:type="spellStart"/>
      <w:r w:rsidRPr="00210F17">
        <w:rPr>
          <w:lang w:val="it-IT"/>
        </w:rPr>
        <w:t>Guarnieri</w:t>
      </w:r>
      <w:proofErr w:type="spellEnd"/>
      <w:r w:rsidRPr="00210F17">
        <w:rPr>
          <w:lang w:val="it-IT"/>
        </w:rPr>
        <w:t xml:space="preserve">, G., G. Pelosi, L. Rossi, &amp; S. Selleri. </w:t>
      </w:r>
      <w:r>
        <w:t xml:space="preserve">2010. </w:t>
      </w:r>
      <w:r w:rsidRPr="00836F50">
        <w:t>A domain decomposition</w:t>
      </w:r>
      <w:r>
        <w:t xml:space="preserve"> </w:t>
      </w:r>
      <w:r w:rsidRPr="00836F50">
        <w:t>technique for efficient iterative solution of nonlinear electromagnetic</w:t>
      </w:r>
      <w:r>
        <w:t xml:space="preserve"> </w:t>
      </w:r>
      <w:r w:rsidRPr="00836F50">
        <w:t xml:space="preserve">problems, </w:t>
      </w:r>
      <w:r w:rsidRPr="00836F50">
        <w:rPr>
          <w:i/>
        </w:rPr>
        <w:t>IEEE Trans. Antennas Propag</w:t>
      </w:r>
      <w:r>
        <w:rPr>
          <w:i/>
        </w:rPr>
        <w:t>.</w:t>
      </w:r>
      <w:r w:rsidRPr="00836F50">
        <w:t xml:space="preserve"> </w:t>
      </w:r>
      <w:proofErr w:type="gramStart"/>
      <w:r w:rsidRPr="00836F50">
        <w:t>58</w:t>
      </w:r>
      <w:proofErr w:type="gramEnd"/>
      <w:r>
        <w:t>:</w:t>
      </w:r>
      <w:r w:rsidRPr="00836F50">
        <w:t>4090–4095.</w:t>
      </w:r>
    </w:p>
    <w:p w:rsidR="00C86233" w:rsidRDefault="00C86233" w:rsidP="004C392E">
      <w:pPr>
        <w:ind w:left="1134" w:hanging="1134"/>
      </w:pPr>
      <w:r w:rsidRPr="00C86233">
        <w:t xml:space="preserve">How, </w:t>
      </w:r>
      <w:r>
        <w:t xml:space="preserve">H., </w:t>
      </w:r>
      <w:r w:rsidRPr="00C86233">
        <w:t xml:space="preserve">C. </w:t>
      </w:r>
      <w:proofErr w:type="spellStart"/>
      <w:r w:rsidRPr="00C86233">
        <w:t>Vittoria</w:t>
      </w:r>
      <w:proofErr w:type="spellEnd"/>
      <w:r w:rsidRPr="00C86233">
        <w:t xml:space="preserve"> </w:t>
      </w:r>
      <w:r>
        <w:t>&amp;</w:t>
      </w:r>
      <w:r w:rsidRPr="00C86233">
        <w:t xml:space="preserve"> R. Schmidt, </w:t>
      </w:r>
      <w:r>
        <w:t xml:space="preserve">1997, </w:t>
      </w:r>
      <w:r w:rsidRPr="00C86233">
        <w:t xml:space="preserve">“Nonlinear intermodulation coupling in ferrite circulator junctions,” </w:t>
      </w:r>
      <w:r w:rsidRPr="00C86233">
        <w:rPr>
          <w:i/>
        </w:rPr>
        <w:t xml:space="preserve">IEEE Trans. </w:t>
      </w:r>
      <w:proofErr w:type="spellStart"/>
      <w:r w:rsidRPr="00C86233">
        <w:rPr>
          <w:i/>
        </w:rPr>
        <w:t>Microw</w:t>
      </w:r>
      <w:proofErr w:type="spellEnd"/>
      <w:r w:rsidRPr="00C86233">
        <w:rPr>
          <w:i/>
        </w:rPr>
        <w:t>. Theory Tech.</w:t>
      </w:r>
      <w:r w:rsidRPr="00C86233">
        <w:t>, 45</w:t>
      </w:r>
      <w:r>
        <w:t>:</w:t>
      </w:r>
      <w:r w:rsidRPr="00C86233">
        <w:t>245–252</w:t>
      </w:r>
      <w:r>
        <w:t>.</w:t>
      </w:r>
    </w:p>
    <w:p w:rsidR="00434E32" w:rsidRPr="007C70AA" w:rsidRDefault="00434E32" w:rsidP="00434E32">
      <w:pPr>
        <w:ind w:left="1134" w:hanging="1134"/>
      </w:pPr>
      <w:proofErr w:type="spellStart"/>
      <w:r w:rsidRPr="007C70AA">
        <w:t>Koshiba</w:t>
      </w:r>
      <w:proofErr w:type="spellEnd"/>
      <w:r w:rsidRPr="007C70AA">
        <w:t xml:space="preserve"> M. &amp; M. Suzuki. 1986. Finite-Element Analysis of H-Plane Waveguide Junction with Arbitrarily Shaped Ferrite Post, IEEE Trans. </w:t>
      </w:r>
      <w:proofErr w:type="spellStart"/>
      <w:r w:rsidRPr="007C70AA">
        <w:t>Microw</w:t>
      </w:r>
      <w:proofErr w:type="spellEnd"/>
      <w:r w:rsidRPr="007C70AA">
        <w:t>. Theory Tech., 34:103–109.</w:t>
      </w:r>
    </w:p>
    <w:p w:rsidR="00836F50" w:rsidRDefault="00AF3870" w:rsidP="004C392E">
      <w:pPr>
        <w:ind w:left="1134" w:hanging="1134"/>
      </w:pPr>
      <w:proofErr w:type="spellStart"/>
      <w:r w:rsidRPr="00D774DE">
        <w:rPr>
          <w:lang w:val="it-IT"/>
          <w:rPrChange w:id="76" w:author="Laurent" w:date="2013-10-17T01:36:00Z">
            <w:rPr/>
          </w:rPrChange>
        </w:rPr>
        <w:t>Ntibarikure</w:t>
      </w:r>
      <w:proofErr w:type="spellEnd"/>
      <w:r w:rsidRPr="00D774DE">
        <w:rPr>
          <w:lang w:val="it-IT"/>
          <w:rPrChange w:id="77" w:author="Laurent" w:date="2013-10-17T01:36:00Z">
            <w:rPr/>
          </w:rPrChange>
        </w:rPr>
        <w:t xml:space="preserve">, L., G. </w:t>
      </w:r>
      <w:proofErr w:type="gramStart"/>
      <w:r w:rsidRPr="00D774DE">
        <w:rPr>
          <w:lang w:val="it-IT"/>
          <w:rPrChange w:id="78" w:author="Laurent" w:date="2013-10-17T01:36:00Z">
            <w:rPr/>
          </w:rPrChange>
        </w:rPr>
        <w:t>Pelosi,  &amp;</w:t>
      </w:r>
      <w:proofErr w:type="gramEnd"/>
      <w:r w:rsidRPr="00D774DE">
        <w:rPr>
          <w:lang w:val="it-IT"/>
          <w:rPrChange w:id="79" w:author="Laurent" w:date="2013-10-17T01:36:00Z">
            <w:rPr/>
          </w:rPrChange>
        </w:rPr>
        <w:t xml:space="preserve"> S. Selleri. </w:t>
      </w:r>
      <w:r w:rsidR="00836F50">
        <w:t xml:space="preserve">2012. </w:t>
      </w:r>
      <w:r w:rsidR="00836F50" w:rsidRPr="00836F50">
        <w:t xml:space="preserve">Efficient Harmonic Balance Analysis of Waveguide Devices </w:t>
      </w:r>
      <w:proofErr w:type="gramStart"/>
      <w:r w:rsidR="00836F50" w:rsidRPr="00836F50">
        <w:t>With</w:t>
      </w:r>
      <w:proofErr w:type="gramEnd"/>
      <w:r w:rsidR="00836F50" w:rsidRPr="00836F50">
        <w:t xml:space="preserve"> Nonlinear Dielectrics, </w:t>
      </w:r>
      <w:r w:rsidR="00836F50" w:rsidRPr="00836F50">
        <w:rPr>
          <w:i/>
        </w:rPr>
        <w:t>IEEE Microwave Wireless Compon</w:t>
      </w:r>
      <w:r w:rsidR="00836F50">
        <w:t>.</w:t>
      </w:r>
      <w:r w:rsidR="00836F50" w:rsidRPr="00836F50">
        <w:t xml:space="preserve"> Lett</w:t>
      </w:r>
      <w:r w:rsidR="00836F50">
        <w:t>.</w:t>
      </w:r>
      <w:r w:rsidR="00836F50" w:rsidRPr="00836F50">
        <w:t xml:space="preserve"> </w:t>
      </w:r>
      <w:proofErr w:type="gramStart"/>
      <w:r w:rsidR="00836F50" w:rsidRPr="00836F50">
        <w:t>22</w:t>
      </w:r>
      <w:proofErr w:type="gramEnd"/>
      <w:r w:rsidR="00836F50">
        <w:t>:221-</w:t>
      </w:r>
      <w:r w:rsidR="00836F50" w:rsidRPr="00836F50">
        <w:t>223</w:t>
      </w:r>
      <w:r w:rsidR="00836F50">
        <w:t>.</w:t>
      </w:r>
    </w:p>
    <w:p w:rsidR="00437325" w:rsidRPr="00FC1E93" w:rsidRDefault="00437325" w:rsidP="004C392E">
      <w:pPr>
        <w:ind w:left="1134" w:hanging="1134"/>
      </w:pPr>
      <w:r w:rsidRPr="00FC1E93">
        <w:t xml:space="preserve">Pelosi, </w:t>
      </w:r>
      <w:r w:rsidR="00FC1E93">
        <w:t xml:space="preserve">G., </w:t>
      </w:r>
      <w:r w:rsidRPr="00FC1E93">
        <w:t xml:space="preserve">R. Coccioli, </w:t>
      </w:r>
      <w:r w:rsidR="00FC1E93">
        <w:t>&amp;</w:t>
      </w:r>
      <w:r w:rsidRPr="00FC1E93">
        <w:t xml:space="preserve"> S. Selleri,</w:t>
      </w:r>
      <w:r w:rsidR="00FC1E93">
        <w:t xml:space="preserve"> 2009,</w:t>
      </w:r>
      <w:r w:rsidRPr="00FC1E93">
        <w:t xml:space="preserve"> </w:t>
      </w:r>
      <w:r w:rsidRPr="00FC1E93">
        <w:rPr>
          <w:i/>
        </w:rPr>
        <w:t>Quick Finite-Element</w:t>
      </w:r>
      <w:r w:rsidR="00391BAD">
        <w:rPr>
          <w:i/>
        </w:rPr>
        <w:t>s</w:t>
      </w:r>
      <w:r w:rsidRPr="00FC1E93">
        <w:rPr>
          <w:i/>
        </w:rPr>
        <w:t xml:space="preserve"> for Electromagnetic</w:t>
      </w:r>
      <w:r w:rsidR="00391BAD">
        <w:rPr>
          <w:i/>
        </w:rPr>
        <w:t xml:space="preserve"> </w:t>
      </w:r>
      <w:r w:rsidRPr="00FC1E93">
        <w:rPr>
          <w:i/>
        </w:rPr>
        <w:t>Waves</w:t>
      </w:r>
      <w:r w:rsidRPr="00FC1E93">
        <w:t>,</w:t>
      </w:r>
      <w:r w:rsidR="00827DB7">
        <w:t xml:space="preserve"> </w:t>
      </w:r>
      <w:r w:rsidRPr="00FC1E93">
        <w:t>2nd ed. Nordwood, MA: Artech House</w:t>
      </w:r>
      <w:r w:rsidR="00FC1E93">
        <w:t xml:space="preserve">. </w:t>
      </w:r>
    </w:p>
    <w:p w:rsidR="00B044B1" w:rsidRDefault="00B044B1" w:rsidP="004C392E">
      <w:pPr>
        <w:ind w:left="1134" w:hanging="1134"/>
      </w:pPr>
      <w:proofErr w:type="spellStart"/>
      <w:r>
        <w:t>Quarteroni</w:t>
      </w:r>
      <w:proofErr w:type="spellEnd"/>
      <w:r>
        <w:t xml:space="preserve"> A. &amp; A. Valli. 1999. </w:t>
      </w:r>
      <w:r>
        <w:rPr>
          <w:i/>
        </w:rPr>
        <w:t>Domain Decomposition Methods for Partial Differential Equations</w:t>
      </w:r>
      <w:r>
        <w:t>. Oxford</w:t>
      </w:r>
      <w:r w:rsidR="00FC1E93">
        <w:t xml:space="preserve"> UK</w:t>
      </w:r>
      <w:r>
        <w:t>: Oxford Science Pub</w:t>
      </w:r>
      <w:del w:id="80" w:author="Laurent" w:date="2013-10-17T00:37:00Z">
        <w:r w:rsidDel="00875593">
          <w:delText>b</w:delText>
        </w:r>
      </w:del>
      <w:r>
        <w:t>lications.</w:t>
      </w:r>
    </w:p>
    <w:p w:rsidR="004C392E" w:rsidRDefault="004C392E" w:rsidP="004C392E">
      <w:pPr>
        <w:ind w:left="1134" w:hanging="1134"/>
      </w:pPr>
      <w:bookmarkStart w:id="81" w:name="_Ref192653650"/>
      <w:r w:rsidRPr="00DC356F">
        <w:t xml:space="preserve">Saad, </w:t>
      </w:r>
      <w:r>
        <w:t xml:space="preserve">Y., 2000, </w:t>
      </w:r>
      <w:r w:rsidRPr="004C392E">
        <w:rPr>
          <w:i/>
        </w:rPr>
        <w:t>Iterative methods for sparse linear system</w:t>
      </w:r>
      <w:r w:rsidRPr="00DC356F">
        <w:t>, 3</w:t>
      </w:r>
      <w:r w:rsidRPr="00DC356F">
        <w:rPr>
          <w:szCs w:val="12"/>
        </w:rPr>
        <w:t xml:space="preserve">rd </w:t>
      </w:r>
      <w:r w:rsidRPr="00DC356F">
        <w:t>ed., SIAM</w:t>
      </w:r>
      <w:bookmarkEnd w:id="81"/>
      <w:r>
        <w:t>.</w:t>
      </w:r>
    </w:p>
    <w:p w:rsidR="00692722" w:rsidRPr="00B044B1" w:rsidRDefault="00692722" w:rsidP="004C392E">
      <w:pPr>
        <w:ind w:left="1134" w:hanging="1134"/>
      </w:pPr>
      <w:r>
        <w:t xml:space="preserve">Silvester P. &amp; R. Ferrari. 1997. </w:t>
      </w:r>
      <w:r w:rsidRPr="00692722">
        <w:rPr>
          <w:i/>
        </w:rPr>
        <w:t>Finite Element for Electrical Engineering</w:t>
      </w:r>
      <w:r>
        <w:t xml:space="preserve">. New York: Cambridge Univ. Press. </w:t>
      </w:r>
    </w:p>
    <w:p w:rsidR="00B044B1" w:rsidRDefault="00B044B1" w:rsidP="004C392E">
      <w:pPr>
        <w:ind w:left="1134" w:hanging="1134"/>
      </w:pPr>
      <w:r>
        <w:t xml:space="preserve">Toselli </w:t>
      </w:r>
      <w:proofErr w:type="gramStart"/>
      <w:r>
        <w:t>A,</w:t>
      </w:r>
      <w:proofErr w:type="gramEnd"/>
      <w:r>
        <w:t xml:space="preserve"> &amp; O. Widlund. 2004. </w:t>
      </w:r>
      <w:r>
        <w:rPr>
          <w:i/>
        </w:rPr>
        <w:t xml:space="preserve">Domain Decomposition Methods – Algorithms and Theory, </w:t>
      </w:r>
      <w:r>
        <w:t xml:space="preserve">Springer Series in Comp. Math. vol. 34. Berlin: Springer. </w:t>
      </w:r>
    </w:p>
    <w:p w:rsidR="006D2AF4" w:rsidRDefault="006D2AF4" w:rsidP="004C392E">
      <w:pPr>
        <w:ind w:left="1134" w:hanging="1134"/>
      </w:pPr>
      <w:r w:rsidRPr="00C903C8">
        <w:t xml:space="preserve">Yamada, </w:t>
      </w:r>
      <w:r w:rsidR="00C903C8">
        <w:t xml:space="preserve">S, </w:t>
      </w:r>
      <w:r w:rsidRPr="00C903C8">
        <w:t xml:space="preserve">K. Bessho, </w:t>
      </w:r>
      <w:r w:rsidR="00C903C8">
        <w:t>&amp;</w:t>
      </w:r>
      <w:r w:rsidRPr="00C903C8">
        <w:t xml:space="preserve"> J. Lu</w:t>
      </w:r>
      <w:r w:rsidR="00C903C8">
        <w:t>. 1989.</w:t>
      </w:r>
      <w:r w:rsidRPr="00C903C8">
        <w:t xml:space="preserve"> Harmonic balance finite element</w:t>
      </w:r>
      <w:r w:rsidR="00C903C8">
        <w:t xml:space="preserve"> </w:t>
      </w:r>
      <w:r w:rsidRPr="00C903C8">
        <w:t xml:space="preserve">method applied to nonlinear AC magnetic analysis, </w:t>
      </w:r>
      <w:r w:rsidRPr="00C903C8">
        <w:rPr>
          <w:i/>
        </w:rPr>
        <w:t>IEEE Trans.</w:t>
      </w:r>
      <w:r w:rsidR="00C903C8" w:rsidRPr="00C903C8">
        <w:rPr>
          <w:i/>
        </w:rPr>
        <w:t xml:space="preserve"> </w:t>
      </w:r>
      <w:r w:rsidRPr="00C903C8">
        <w:rPr>
          <w:i/>
        </w:rPr>
        <w:t>Magn</w:t>
      </w:r>
      <w:r w:rsidR="00C903C8">
        <w:t>.</w:t>
      </w:r>
      <w:r w:rsidRPr="00C903C8">
        <w:t xml:space="preserve"> </w:t>
      </w:r>
      <w:proofErr w:type="gramStart"/>
      <w:r w:rsidRPr="00C903C8">
        <w:t>25</w:t>
      </w:r>
      <w:proofErr w:type="gramEnd"/>
      <w:r w:rsidR="00C903C8">
        <w:t>:</w:t>
      </w:r>
      <w:r w:rsidRPr="00C903C8">
        <w:t>2971–2973.</w:t>
      </w:r>
    </w:p>
    <w:p w:rsidR="00B044B1" w:rsidRPr="00B044B1" w:rsidDel="00875593" w:rsidRDefault="00B044B1">
      <w:pPr>
        <w:rPr>
          <w:del w:id="82" w:author="Laurent" w:date="2013-10-17T00:37:00Z"/>
        </w:rPr>
        <w:pPrChange w:id="83" w:author="Laurent" w:date="2013-10-17T00:37:00Z">
          <w:pPr>
            <w:ind w:left="1134" w:hanging="1134"/>
          </w:pPr>
        </w:pPrChange>
      </w:pPr>
      <w:del w:id="84" w:author="Laurent" w:date="2013-10-17T00:37:00Z">
        <w:r w:rsidDel="00875593">
          <w:lastRenderedPageBreak/>
          <w:delText xml:space="preserve">Quarteroni A. &amp; A. Valli. 1999. </w:delText>
        </w:r>
        <w:r w:rsidDel="00875593">
          <w:rPr>
            <w:i/>
          </w:rPr>
          <w:delText>Domain Decomposition Methods for Partial Differential Equations</w:delText>
        </w:r>
        <w:r w:rsidDel="00875593">
          <w:delText>. Oxford</w:delText>
        </w:r>
        <w:r w:rsidR="00FC1E93" w:rsidDel="00875593">
          <w:delText xml:space="preserve"> UK</w:delText>
        </w:r>
        <w:r w:rsidDel="00875593">
          <w:delText>: Oxford Science Pubblications.</w:delText>
        </w:r>
      </w:del>
    </w:p>
    <w:p w:rsidR="00C903C8" w:rsidRDefault="00C903C8" w:rsidP="00726609"/>
    <w:sectPr w:rsidR="00C903C8" w:rsidSect="006B4B10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aurent">
    <w15:presenceInfo w15:providerId="None" w15:userId="Lauren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trackRevisions/>
  <w:defaultTabStop w:val="709"/>
  <w:hyphenationZone w:val="283"/>
  <w:characterSpacingControl w:val="doNotCompress"/>
  <w:compat>
    <w:compatSetting w:name="compatibilityMode" w:uri="http://schemas.microsoft.com/office/word" w:val="12"/>
  </w:compat>
  <w:rsids>
    <w:rsidRoot w:val="006D2AF4"/>
    <w:rsid w:val="00000ADD"/>
    <w:rsid w:val="00002E43"/>
    <w:rsid w:val="00014AC3"/>
    <w:rsid w:val="00027D92"/>
    <w:rsid w:val="0005288D"/>
    <w:rsid w:val="00053D83"/>
    <w:rsid w:val="00064906"/>
    <w:rsid w:val="00067EB8"/>
    <w:rsid w:val="000A0173"/>
    <w:rsid w:val="000A1004"/>
    <w:rsid w:val="000B2AEC"/>
    <w:rsid w:val="000C4DFE"/>
    <w:rsid w:val="000D1202"/>
    <w:rsid w:val="000D3326"/>
    <w:rsid w:val="0012354E"/>
    <w:rsid w:val="00136FA1"/>
    <w:rsid w:val="00187434"/>
    <w:rsid w:val="00191B5D"/>
    <w:rsid w:val="001E27D4"/>
    <w:rsid w:val="00210F17"/>
    <w:rsid w:val="00213D0F"/>
    <w:rsid w:val="00227FC5"/>
    <w:rsid w:val="002419D7"/>
    <w:rsid w:val="00250978"/>
    <w:rsid w:val="002577F3"/>
    <w:rsid w:val="00265AEA"/>
    <w:rsid w:val="0029056E"/>
    <w:rsid w:val="00294BA1"/>
    <w:rsid w:val="002A6F66"/>
    <w:rsid w:val="002B1A9A"/>
    <w:rsid w:val="002B7A58"/>
    <w:rsid w:val="002F1600"/>
    <w:rsid w:val="002F282F"/>
    <w:rsid w:val="002F321C"/>
    <w:rsid w:val="003124A6"/>
    <w:rsid w:val="0033273A"/>
    <w:rsid w:val="0034344E"/>
    <w:rsid w:val="00377853"/>
    <w:rsid w:val="00390599"/>
    <w:rsid w:val="00391BAD"/>
    <w:rsid w:val="003A144F"/>
    <w:rsid w:val="003B267A"/>
    <w:rsid w:val="003B5E06"/>
    <w:rsid w:val="003E0BBF"/>
    <w:rsid w:val="003F01C7"/>
    <w:rsid w:val="004333EF"/>
    <w:rsid w:val="00434E32"/>
    <w:rsid w:val="00437325"/>
    <w:rsid w:val="00462768"/>
    <w:rsid w:val="00487531"/>
    <w:rsid w:val="004B316D"/>
    <w:rsid w:val="004C392E"/>
    <w:rsid w:val="004F0DF5"/>
    <w:rsid w:val="005077DD"/>
    <w:rsid w:val="00507AFE"/>
    <w:rsid w:val="0052434C"/>
    <w:rsid w:val="00527F0A"/>
    <w:rsid w:val="00552F74"/>
    <w:rsid w:val="00555B9B"/>
    <w:rsid w:val="00563209"/>
    <w:rsid w:val="00570C48"/>
    <w:rsid w:val="00570C67"/>
    <w:rsid w:val="005713BD"/>
    <w:rsid w:val="00572690"/>
    <w:rsid w:val="0059447C"/>
    <w:rsid w:val="005B6EC7"/>
    <w:rsid w:val="005D43D1"/>
    <w:rsid w:val="005E108B"/>
    <w:rsid w:val="005E604D"/>
    <w:rsid w:val="005E6ECD"/>
    <w:rsid w:val="005F26CE"/>
    <w:rsid w:val="005F5B9A"/>
    <w:rsid w:val="005F625B"/>
    <w:rsid w:val="00605832"/>
    <w:rsid w:val="00606E92"/>
    <w:rsid w:val="00614759"/>
    <w:rsid w:val="00620D90"/>
    <w:rsid w:val="00652774"/>
    <w:rsid w:val="006535BA"/>
    <w:rsid w:val="00675168"/>
    <w:rsid w:val="00692722"/>
    <w:rsid w:val="006A6DE9"/>
    <w:rsid w:val="006B4B10"/>
    <w:rsid w:val="006D15FB"/>
    <w:rsid w:val="006D2AF4"/>
    <w:rsid w:val="006E54F1"/>
    <w:rsid w:val="006F3F0A"/>
    <w:rsid w:val="00705BA7"/>
    <w:rsid w:val="00726609"/>
    <w:rsid w:val="007346E9"/>
    <w:rsid w:val="0078073C"/>
    <w:rsid w:val="0079434A"/>
    <w:rsid w:val="007C37D5"/>
    <w:rsid w:val="007C70AA"/>
    <w:rsid w:val="00823BF9"/>
    <w:rsid w:val="00827DB7"/>
    <w:rsid w:val="00836F50"/>
    <w:rsid w:val="008452E7"/>
    <w:rsid w:val="00845B09"/>
    <w:rsid w:val="00875593"/>
    <w:rsid w:val="008846F7"/>
    <w:rsid w:val="0088569A"/>
    <w:rsid w:val="00890A4E"/>
    <w:rsid w:val="008A1E87"/>
    <w:rsid w:val="008C422B"/>
    <w:rsid w:val="008C6B64"/>
    <w:rsid w:val="008C7A47"/>
    <w:rsid w:val="008D3BF1"/>
    <w:rsid w:val="008E291E"/>
    <w:rsid w:val="008E4EEC"/>
    <w:rsid w:val="008E4EF4"/>
    <w:rsid w:val="008F1D49"/>
    <w:rsid w:val="00934A4A"/>
    <w:rsid w:val="00937C1D"/>
    <w:rsid w:val="00943B77"/>
    <w:rsid w:val="00944445"/>
    <w:rsid w:val="00956C5B"/>
    <w:rsid w:val="00973EDE"/>
    <w:rsid w:val="00981FF5"/>
    <w:rsid w:val="00983B29"/>
    <w:rsid w:val="009E639E"/>
    <w:rsid w:val="009E656D"/>
    <w:rsid w:val="00A01156"/>
    <w:rsid w:val="00A20862"/>
    <w:rsid w:val="00A4583F"/>
    <w:rsid w:val="00A61DA2"/>
    <w:rsid w:val="00AA0C7E"/>
    <w:rsid w:val="00AA738A"/>
    <w:rsid w:val="00AE51D8"/>
    <w:rsid w:val="00AF3870"/>
    <w:rsid w:val="00AF569D"/>
    <w:rsid w:val="00B044B1"/>
    <w:rsid w:val="00B50A0F"/>
    <w:rsid w:val="00B731DF"/>
    <w:rsid w:val="00B871F2"/>
    <w:rsid w:val="00B87BA2"/>
    <w:rsid w:val="00BD1EC7"/>
    <w:rsid w:val="00BE2793"/>
    <w:rsid w:val="00BE7403"/>
    <w:rsid w:val="00C0165F"/>
    <w:rsid w:val="00C0761C"/>
    <w:rsid w:val="00C37B5A"/>
    <w:rsid w:val="00C5040B"/>
    <w:rsid w:val="00C86233"/>
    <w:rsid w:val="00C903C8"/>
    <w:rsid w:val="00CF6B21"/>
    <w:rsid w:val="00CF6C9A"/>
    <w:rsid w:val="00D53A1B"/>
    <w:rsid w:val="00D57381"/>
    <w:rsid w:val="00D63251"/>
    <w:rsid w:val="00D73DDE"/>
    <w:rsid w:val="00D75417"/>
    <w:rsid w:val="00D774DE"/>
    <w:rsid w:val="00DA56A4"/>
    <w:rsid w:val="00DC0B22"/>
    <w:rsid w:val="00DC31CB"/>
    <w:rsid w:val="00DC6FA5"/>
    <w:rsid w:val="00DD1858"/>
    <w:rsid w:val="00DE6159"/>
    <w:rsid w:val="00DF7CEF"/>
    <w:rsid w:val="00E116B0"/>
    <w:rsid w:val="00E95AA3"/>
    <w:rsid w:val="00EF3D60"/>
    <w:rsid w:val="00F07E01"/>
    <w:rsid w:val="00F16043"/>
    <w:rsid w:val="00F610E3"/>
    <w:rsid w:val="00F62540"/>
    <w:rsid w:val="00F74753"/>
    <w:rsid w:val="00FA32DD"/>
    <w:rsid w:val="00FB5DAD"/>
    <w:rsid w:val="00FC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D0515F-AA8A-4823-A09F-A99E576B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6609"/>
    <w:pPr>
      <w:autoSpaceDE w:val="0"/>
      <w:autoSpaceDN w:val="0"/>
      <w:adjustRightInd w:val="0"/>
      <w:spacing w:after="0" w:line="480" w:lineRule="auto"/>
      <w:jc w:val="both"/>
    </w:pPr>
    <w:rPr>
      <w:rFonts w:ascii="Times-Roman" w:hAnsi="Times-Roman" w:cs="Times-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F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FA5"/>
    <w:rPr>
      <w:rFonts w:ascii="Tahoma" w:hAnsi="Tahoma" w:cs="Tahoma"/>
      <w:sz w:val="16"/>
      <w:szCs w:val="16"/>
    </w:rPr>
  </w:style>
  <w:style w:type="paragraph" w:customStyle="1" w:styleId="equation">
    <w:name w:val="equation"/>
    <w:basedOn w:val="Normal"/>
    <w:link w:val="equationCarattere"/>
    <w:qFormat/>
    <w:rsid w:val="00726609"/>
    <w:pPr>
      <w:tabs>
        <w:tab w:val="center" w:pos="4820"/>
        <w:tab w:val="right" w:pos="9639"/>
      </w:tabs>
    </w:pPr>
  </w:style>
  <w:style w:type="character" w:customStyle="1" w:styleId="equationCarattere">
    <w:name w:val="equation Carattere"/>
    <w:basedOn w:val="DefaultParagraphFont"/>
    <w:link w:val="equation"/>
    <w:rsid w:val="00726609"/>
    <w:rPr>
      <w:rFonts w:ascii="Times-Roman" w:hAnsi="Times-Roman" w:cs="Times-Roman"/>
      <w:lang w:val="en-US"/>
    </w:rPr>
  </w:style>
  <w:style w:type="paragraph" w:styleId="Revision">
    <w:name w:val="Revision"/>
    <w:hidden/>
    <w:uiPriority w:val="99"/>
    <w:semiHidden/>
    <w:rsid w:val="000C4DFE"/>
    <w:pPr>
      <w:spacing w:after="0" w:line="240" w:lineRule="auto"/>
    </w:pPr>
    <w:rPr>
      <w:rFonts w:ascii="Times-Roman" w:hAnsi="Times-Roman" w:cs="Times-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C4D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D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DFE"/>
    <w:rPr>
      <w:rFonts w:ascii="Times-Roman" w:hAnsi="Times-Roman" w:cs="Times-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D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DFE"/>
    <w:rPr>
      <w:rFonts w:ascii="Times-Roman" w:hAnsi="Times-Roman" w:cs="Times-Roman"/>
      <w:b/>
      <w:bCs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D3BF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5F26CE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0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6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8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image" Target="media/image39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2.wmf"/><Relationship Id="rId138" Type="http://schemas.openxmlformats.org/officeDocument/2006/relationships/oleObject" Target="embeddings/oleObject70.bin"/><Relationship Id="rId154" Type="http://schemas.openxmlformats.org/officeDocument/2006/relationships/oleObject" Target="embeddings/oleObject78.bin"/><Relationship Id="rId159" Type="http://schemas.openxmlformats.org/officeDocument/2006/relationships/image" Target="media/image75.wmf"/><Relationship Id="rId175" Type="http://schemas.openxmlformats.org/officeDocument/2006/relationships/oleObject" Target="embeddings/oleObject89.bin"/><Relationship Id="rId170" Type="http://schemas.openxmlformats.org/officeDocument/2006/relationships/image" Target="media/image80.wmf"/><Relationship Id="rId191" Type="http://schemas.openxmlformats.org/officeDocument/2006/relationships/image" Target="media/image92.wmf"/><Relationship Id="rId16" Type="http://schemas.openxmlformats.org/officeDocument/2006/relationships/image" Target="media/image7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wmf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28" Type="http://schemas.openxmlformats.org/officeDocument/2006/relationships/image" Target="media/image60.wmf"/><Relationship Id="rId144" Type="http://schemas.openxmlformats.org/officeDocument/2006/relationships/oleObject" Target="embeddings/oleObject73.bin"/><Relationship Id="rId149" Type="http://schemas.openxmlformats.org/officeDocument/2006/relationships/image" Target="media/image70.wmf"/><Relationship Id="rId5" Type="http://schemas.openxmlformats.org/officeDocument/2006/relationships/image" Target="media/image1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1.bin"/><Relationship Id="rId165" Type="http://schemas.openxmlformats.org/officeDocument/2006/relationships/image" Target="media/image78.wmf"/><Relationship Id="rId181" Type="http://schemas.openxmlformats.org/officeDocument/2006/relationships/oleObject" Target="embeddings/oleObject91.bin"/><Relationship Id="rId186" Type="http://schemas.openxmlformats.org/officeDocument/2006/relationships/image" Target="media/image89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6.bin"/><Relationship Id="rId118" Type="http://schemas.openxmlformats.org/officeDocument/2006/relationships/image" Target="media/image56.wmf"/><Relationship Id="rId134" Type="http://schemas.openxmlformats.org/officeDocument/2006/relationships/oleObject" Target="embeddings/oleObject68.bin"/><Relationship Id="rId139" Type="http://schemas.openxmlformats.org/officeDocument/2006/relationships/image" Target="media/image65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6.bin"/><Relationship Id="rId155" Type="http://schemas.openxmlformats.org/officeDocument/2006/relationships/image" Target="media/image73.wmf"/><Relationship Id="rId171" Type="http://schemas.openxmlformats.org/officeDocument/2006/relationships/oleObject" Target="embeddings/oleObject87.bin"/><Relationship Id="rId176" Type="http://schemas.openxmlformats.org/officeDocument/2006/relationships/image" Target="media/image83.wmf"/><Relationship Id="rId192" Type="http://schemas.openxmlformats.org/officeDocument/2006/relationships/image" Target="media/image93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62.bin"/><Relationship Id="rId129" Type="http://schemas.openxmlformats.org/officeDocument/2006/relationships/oleObject" Target="embeddings/oleObject65.bin"/><Relationship Id="rId54" Type="http://schemas.openxmlformats.org/officeDocument/2006/relationships/image" Target="media/image26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5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71.bin"/><Relationship Id="rId145" Type="http://schemas.openxmlformats.org/officeDocument/2006/relationships/image" Target="media/image68.wmf"/><Relationship Id="rId161" Type="http://schemas.openxmlformats.org/officeDocument/2006/relationships/image" Target="media/image76.wmf"/><Relationship Id="rId166" Type="http://schemas.openxmlformats.org/officeDocument/2006/relationships/oleObject" Target="embeddings/oleObject84.bin"/><Relationship Id="rId182" Type="http://schemas.openxmlformats.org/officeDocument/2006/relationships/image" Target="media/image87.wmf"/><Relationship Id="rId187" Type="http://schemas.openxmlformats.org/officeDocument/2006/relationships/oleObject" Target="embeddings/oleObject94.bin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9.bin"/><Relationship Id="rId44" Type="http://schemas.openxmlformats.org/officeDocument/2006/relationships/image" Target="media/image21.wmf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0.wmf"/><Relationship Id="rId130" Type="http://schemas.openxmlformats.org/officeDocument/2006/relationships/image" Target="media/image61.wmf"/><Relationship Id="rId135" Type="http://schemas.openxmlformats.org/officeDocument/2006/relationships/image" Target="media/image63.wmf"/><Relationship Id="rId151" Type="http://schemas.openxmlformats.org/officeDocument/2006/relationships/image" Target="media/image71.wmf"/><Relationship Id="rId156" Type="http://schemas.openxmlformats.org/officeDocument/2006/relationships/oleObject" Target="embeddings/oleObject79.bin"/><Relationship Id="rId177" Type="http://schemas.openxmlformats.org/officeDocument/2006/relationships/oleObject" Target="embeddings/oleObject90.bin"/><Relationship Id="rId172" Type="http://schemas.openxmlformats.org/officeDocument/2006/relationships/image" Target="media/image81.wmf"/><Relationship Id="rId193" Type="http://schemas.openxmlformats.org/officeDocument/2006/relationships/fontTable" Target="fontTable.xml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60.bin"/><Relationship Id="rId125" Type="http://schemas.openxmlformats.org/officeDocument/2006/relationships/oleObject" Target="embeddings/oleObject63.bin"/><Relationship Id="rId141" Type="http://schemas.openxmlformats.org/officeDocument/2006/relationships/image" Target="media/image66.wmf"/><Relationship Id="rId146" Type="http://schemas.openxmlformats.org/officeDocument/2006/relationships/oleObject" Target="embeddings/oleObject74.bin"/><Relationship Id="rId167" Type="http://schemas.openxmlformats.org/officeDocument/2006/relationships/oleObject" Target="embeddings/oleObject85.bin"/><Relationship Id="rId188" Type="http://schemas.openxmlformats.org/officeDocument/2006/relationships/image" Target="media/image90.wmf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92" Type="http://schemas.openxmlformats.org/officeDocument/2006/relationships/image" Target="media/image43.wmf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2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6.bin"/><Relationship Id="rId136" Type="http://schemas.openxmlformats.org/officeDocument/2006/relationships/oleObject" Target="embeddings/oleObject69.bin"/><Relationship Id="rId157" Type="http://schemas.openxmlformats.org/officeDocument/2006/relationships/image" Target="media/image74.wmf"/><Relationship Id="rId178" Type="http://schemas.openxmlformats.org/officeDocument/2006/relationships/image" Target="media/image84.png"/><Relationship Id="rId61" Type="http://schemas.openxmlformats.org/officeDocument/2006/relationships/image" Target="media/image29.wmf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77.bin"/><Relationship Id="rId173" Type="http://schemas.openxmlformats.org/officeDocument/2006/relationships/oleObject" Target="embeddings/oleObject88.bin"/><Relationship Id="rId194" Type="http://schemas.microsoft.com/office/2011/relationships/people" Target="people.xml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7.wmf"/><Relationship Id="rId77" Type="http://schemas.openxmlformats.org/officeDocument/2006/relationships/image" Target="media/image37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9.wmf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72.bin"/><Relationship Id="rId163" Type="http://schemas.openxmlformats.org/officeDocument/2006/relationships/image" Target="media/image77.wmf"/><Relationship Id="rId184" Type="http://schemas.openxmlformats.org/officeDocument/2006/relationships/image" Target="media/image88.wmf"/><Relationship Id="rId189" Type="http://schemas.openxmlformats.org/officeDocument/2006/relationships/oleObject" Target="embeddings/oleObject95.bin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2.wmf"/><Relationship Id="rId67" Type="http://schemas.openxmlformats.org/officeDocument/2006/relationships/image" Target="media/image32.wmf"/><Relationship Id="rId116" Type="http://schemas.openxmlformats.org/officeDocument/2006/relationships/image" Target="media/image55.wmf"/><Relationship Id="rId137" Type="http://schemas.openxmlformats.org/officeDocument/2006/relationships/image" Target="media/image64.wmf"/><Relationship Id="rId158" Type="http://schemas.openxmlformats.org/officeDocument/2006/relationships/oleObject" Target="embeddings/oleObject80.bin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7.bin"/><Relationship Id="rId153" Type="http://schemas.openxmlformats.org/officeDocument/2006/relationships/image" Target="media/image72.wmf"/><Relationship Id="rId174" Type="http://schemas.openxmlformats.org/officeDocument/2006/relationships/image" Target="media/image82.wmf"/><Relationship Id="rId179" Type="http://schemas.openxmlformats.org/officeDocument/2006/relationships/image" Target="media/image85.png"/><Relationship Id="rId195" Type="http://schemas.openxmlformats.org/officeDocument/2006/relationships/theme" Target="theme/theme1.xml"/><Relationship Id="rId190" Type="http://schemas.openxmlformats.org/officeDocument/2006/relationships/image" Target="media/image91.wmf"/><Relationship Id="rId15" Type="http://schemas.openxmlformats.org/officeDocument/2006/relationships/oleObject" Target="embeddings/oleObject5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4.bin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5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5.bin"/><Relationship Id="rId164" Type="http://schemas.openxmlformats.org/officeDocument/2006/relationships/oleObject" Target="embeddings/oleObject83.bin"/><Relationship Id="rId169" Type="http://schemas.openxmlformats.org/officeDocument/2006/relationships/oleObject" Target="embeddings/oleObject86.bin"/><Relationship Id="rId185" Type="http://schemas.openxmlformats.org/officeDocument/2006/relationships/oleObject" Target="embeddings/oleObject9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6.wmf"/><Relationship Id="rId26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905313-AB42-4D66-AE3D-BC210AA36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2995</Words>
  <Characters>17072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Selleri_2;Laurent Ntibarikure</dc:creator>
  <cp:lastModifiedBy>Laurent</cp:lastModifiedBy>
  <cp:revision>7</cp:revision>
  <cp:lastPrinted>2013-07-22T14:06:00Z</cp:lastPrinted>
  <dcterms:created xsi:type="dcterms:W3CDTF">2013-10-16T22:38:00Z</dcterms:created>
  <dcterms:modified xsi:type="dcterms:W3CDTF">2013-10-18T00:04:00Z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